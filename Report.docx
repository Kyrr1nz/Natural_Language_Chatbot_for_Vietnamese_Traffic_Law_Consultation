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1005" w:tblpY="830"/>
        <w:tblW w:w="1029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6"/>
        <w:gridCol w:w="4820"/>
      </w:tblGrid>
      <w:tr w:rsidR="001A0B53" w:rsidRPr="00EA1973" w:rsidTr="00842576">
        <w:trPr>
          <w:trHeight w:val="277"/>
        </w:trPr>
        <w:tc>
          <w:tcPr>
            <w:tcW w:w="5476" w:type="dxa"/>
            <w:hideMark/>
          </w:tcPr>
          <w:p w:rsidR="001A0B53" w:rsidRPr="00842576" w:rsidRDefault="001A0B53" w:rsidP="00E4098A">
            <w:pPr>
              <w:spacing w:before="0" w:after="0"/>
              <w:ind w:left="33" w:hanging="10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425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HOCHIMINH CITY UNIVERSITY OF TECHNOLOGY</w:t>
            </w:r>
          </w:p>
        </w:tc>
        <w:tc>
          <w:tcPr>
            <w:tcW w:w="4820" w:type="dxa"/>
            <w:hideMark/>
          </w:tcPr>
          <w:p w:rsidR="001A0B53" w:rsidRPr="00842576" w:rsidRDefault="001A0B53" w:rsidP="00E4098A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425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SOCIALIST REPUBLIC OF VIETNAM</w:t>
            </w:r>
          </w:p>
        </w:tc>
      </w:tr>
      <w:tr w:rsidR="001A0B53" w:rsidRPr="00EA1973" w:rsidTr="00842576">
        <w:trPr>
          <w:trHeight w:val="270"/>
        </w:trPr>
        <w:tc>
          <w:tcPr>
            <w:tcW w:w="5476" w:type="dxa"/>
            <w:hideMark/>
          </w:tcPr>
          <w:p w:rsidR="001A0B53" w:rsidRPr="00842576" w:rsidRDefault="001A0B53" w:rsidP="00E4098A">
            <w:pPr>
              <w:spacing w:before="0" w:after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4257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INSTITUTE OF INTERNATIONAL EDUCATION</w:t>
            </w:r>
          </w:p>
        </w:tc>
        <w:tc>
          <w:tcPr>
            <w:tcW w:w="4820" w:type="dxa"/>
            <w:vAlign w:val="bottom"/>
            <w:hideMark/>
          </w:tcPr>
          <w:p w:rsidR="001A0B53" w:rsidRPr="00842576" w:rsidRDefault="001A0B53" w:rsidP="00E4098A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84257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Independence - Freedom – Happiness</w:t>
            </w:r>
          </w:p>
        </w:tc>
      </w:tr>
    </w:tbl>
    <w:p w:rsidR="001A0B53" w:rsidRPr="00EA1973" w:rsidRDefault="001A0B53" w:rsidP="001A0B53">
      <w:pPr>
        <w:spacing w:before="0" w:after="0"/>
        <w:rPr>
          <w:rFonts w:ascii="Times New Roman" w:hAnsi="Times New Roman" w:cs="Times New Roman"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</w:rPr>
      </w:pPr>
    </w:p>
    <w:p w:rsidR="001A0B53" w:rsidRPr="00EA1973" w:rsidRDefault="001A0B53" w:rsidP="001A0B53">
      <w:pPr>
        <w:spacing w:before="0" w:after="0"/>
        <w:rPr>
          <w:rFonts w:ascii="Times New Roman" w:hAnsi="Times New Roman" w:cs="Times New Roman"/>
          <w:b/>
        </w:rPr>
      </w:pPr>
    </w:p>
    <w:p w:rsidR="001A0B53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sz w:val="32"/>
        </w:rPr>
      </w:pPr>
    </w:p>
    <w:p w:rsidR="001A0B53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REPORT</w:t>
      </w:r>
    </w:p>
    <w:p w:rsidR="001A0B53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sz w:val="32"/>
        </w:rPr>
      </w:pPr>
    </w:p>
    <w:p w:rsidR="001A0B53" w:rsidRPr="00EA1973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sz w:val="32"/>
        </w:rPr>
      </w:pPr>
      <w:r w:rsidRPr="00EA1973">
        <w:rPr>
          <w:rFonts w:ascii="Times New Roman" w:hAnsi="Times New Roman" w:cs="Times New Roman"/>
          <w:b/>
          <w:sz w:val="32"/>
        </w:rPr>
        <w:t xml:space="preserve">Week 01 : Development Environment &amp; UI </w:t>
      </w:r>
    </w:p>
    <w:p w:rsidR="001A0B53" w:rsidRPr="00EA1973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sz w:val="32"/>
        </w:rPr>
      </w:pPr>
      <w:r w:rsidRPr="00EA1973">
        <w:rPr>
          <w:rFonts w:ascii="Times New Roman" w:hAnsi="Times New Roman" w:cs="Times New Roman"/>
          <w:b/>
          <w:sz w:val="32"/>
        </w:rPr>
        <w:t xml:space="preserve">Course: </w:t>
      </w:r>
      <w:r>
        <w:rPr>
          <w:rFonts w:ascii="Times New Roman" w:hAnsi="Times New Roman" w:cs="Times New Roman"/>
          <w:b/>
          <w:sz w:val="32"/>
        </w:rPr>
        <w:t>Basic Project</w:t>
      </w:r>
    </w:p>
    <w:p w:rsidR="001A0B53" w:rsidRPr="00EA1973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sz w:val="32"/>
        </w:rPr>
      </w:pPr>
    </w:p>
    <w:p w:rsidR="001A0B53" w:rsidRPr="00EA1973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sz w:val="32"/>
        </w:rPr>
      </w:pPr>
    </w:p>
    <w:p w:rsidR="001A0B53" w:rsidRPr="00EA1973" w:rsidRDefault="001A0B53" w:rsidP="001A0B53">
      <w:pPr>
        <w:spacing w:before="0" w:after="0"/>
        <w:jc w:val="center"/>
        <w:rPr>
          <w:rFonts w:ascii="Times New Roman" w:hAnsi="Times New Roman" w:cs="Times New Roman"/>
          <w:b/>
          <w:sz w:val="32"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  <w:sz w:val="32"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  <w:sz w:val="32"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  <w:sz w:val="32"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  <w:sz w:val="32"/>
        </w:rPr>
      </w:pPr>
    </w:p>
    <w:p w:rsidR="001A0B53" w:rsidRPr="00EA1973" w:rsidRDefault="001A0B53" w:rsidP="001A0B53">
      <w:pPr>
        <w:spacing w:before="0" w:after="0"/>
        <w:rPr>
          <w:rFonts w:ascii="Times New Roman" w:hAnsi="Times New Roman" w:cs="Times New Roman"/>
          <w:b/>
          <w:sz w:val="32"/>
        </w:rPr>
      </w:pPr>
    </w:p>
    <w:p w:rsidR="001A0B53" w:rsidRPr="00EA1973" w:rsidRDefault="001A0B53" w:rsidP="001A0B53">
      <w:pPr>
        <w:spacing w:before="0" w:after="0"/>
        <w:rPr>
          <w:rFonts w:ascii="Times New Roman" w:hAnsi="Times New Roman" w:cs="Times New Roman"/>
          <w:b/>
          <w:sz w:val="32"/>
        </w:rPr>
      </w:pPr>
      <w:r w:rsidRPr="00EA1973">
        <w:rPr>
          <w:rFonts w:ascii="Times New Roman" w:hAnsi="Times New Roman" w:cs="Times New Roman"/>
          <w:b/>
          <w:sz w:val="32"/>
        </w:rPr>
        <w:t>Lecturer : Dr</w:t>
      </w:r>
      <w:r>
        <w:rPr>
          <w:rFonts w:ascii="Times New Roman" w:hAnsi="Times New Roman" w:cs="Times New Roman"/>
          <w:b/>
          <w:sz w:val="32"/>
        </w:rPr>
        <w:t>. Le Thi Ngoc Tho</w:t>
      </w:r>
    </w:p>
    <w:p w:rsidR="001A0B53" w:rsidRPr="00EA1973" w:rsidRDefault="001A0B53" w:rsidP="001A0B53">
      <w:pPr>
        <w:spacing w:before="0" w:after="0"/>
        <w:rPr>
          <w:rFonts w:ascii="Times New Roman" w:hAnsi="Times New Roman" w:cs="Times New Roman"/>
          <w:b/>
          <w:sz w:val="32"/>
        </w:rPr>
      </w:pPr>
    </w:p>
    <w:p w:rsidR="001A0B53" w:rsidRDefault="001A0B53" w:rsidP="001A0B53">
      <w:pPr>
        <w:spacing w:before="0" w:after="0"/>
        <w:rPr>
          <w:rFonts w:ascii="Times New Roman" w:hAnsi="Times New Roman" w:cs="Times New Roman"/>
          <w:b/>
          <w:sz w:val="32"/>
        </w:rPr>
      </w:pPr>
    </w:p>
    <w:p w:rsidR="00064825" w:rsidRPr="00EA1973" w:rsidRDefault="00064825" w:rsidP="001A0B53">
      <w:pPr>
        <w:spacing w:before="0" w:after="0"/>
        <w:rPr>
          <w:rFonts w:ascii="Times New Roman" w:hAnsi="Times New Roman" w:cs="Times New Roman"/>
          <w:b/>
          <w:sz w:val="32"/>
        </w:rPr>
      </w:pPr>
    </w:p>
    <w:p w:rsidR="001A0B53" w:rsidRPr="00EA1973" w:rsidRDefault="001A0B53" w:rsidP="001A0B53">
      <w:pPr>
        <w:spacing w:before="0" w:after="0"/>
        <w:rPr>
          <w:rFonts w:ascii="Times New Roman" w:hAnsi="Times New Roman" w:cs="Times New Roman"/>
          <w:b/>
          <w:sz w:val="32"/>
        </w:rPr>
      </w:pPr>
    </w:p>
    <w:p w:rsidR="001A0B53" w:rsidRPr="00EA1973" w:rsidRDefault="001A0B53" w:rsidP="001A0B53">
      <w:pPr>
        <w:spacing w:before="0" w:after="0"/>
        <w:rPr>
          <w:rFonts w:ascii="Times New Roman" w:hAnsi="Times New Roman" w:cs="Times New Roman"/>
          <w:b/>
        </w:rPr>
      </w:pPr>
      <w:r w:rsidRPr="00EA1973">
        <w:rPr>
          <w:rFonts w:ascii="Times New Roman" w:hAnsi="Times New Roman" w:cs="Times New Roman"/>
          <w:b/>
        </w:rPr>
        <w:t xml:space="preserve">Student 1 : </w:t>
      </w:r>
      <w:r w:rsidRPr="00EA1973">
        <w:rPr>
          <w:rFonts w:ascii="Times New Roman" w:hAnsi="Times New Roman" w:cs="Times New Roman"/>
        </w:rPr>
        <w:t>Trần Duy Thành</w:t>
      </w:r>
      <w:r w:rsidRPr="00EA1973">
        <w:rPr>
          <w:rFonts w:ascii="Times New Roman" w:hAnsi="Times New Roman" w:cs="Times New Roman"/>
          <w:b/>
        </w:rPr>
        <w:t xml:space="preserve"> </w:t>
      </w:r>
      <w:r w:rsidRPr="00EA1973">
        <w:rPr>
          <w:rFonts w:ascii="Times New Roman" w:hAnsi="Times New Roman" w:cs="Times New Roman"/>
          <w:b/>
        </w:rPr>
        <w:tab/>
      </w:r>
      <w:r w:rsidRPr="00EA1973">
        <w:rPr>
          <w:rFonts w:ascii="Times New Roman" w:hAnsi="Times New Roman" w:cs="Times New Roman"/>
          <w:b/>
        </w:rPr>
        <w:tab/>
      </w:r>
      <w:r w:rsidRPr="00EA1973">
        <w:rPr>
          <w:rFonts w:ascii="Times New Roman" w:hAnsi="Times New Roman" w:cs="Times New Roman"/>
          <w:b/>
        </w:rPr>
        <w:tab/>
      </w:r>
      <w:r w:rsidRPr="00EA1973">
        <w:rPr>
          <w:rFonts w:ascii="Times New Roman" w:hAnsi="Times New Roman" w:cs="Times New Roman"/>
          <w:b/>
        </w:rPr>
        <w:tab/>
        <w:t xml:space="preserve">ID : </w:t>
      </w:r>
      <w:r w:rsidRPr="00EA1973">
        <w:rPr>
          <w:rFonts w:ascii="Times New Roman" w:hAnsi="Times New Roman" w:cs="Times New Roman"/>
        </w:rPr>
        <w:t>2380602052</w:t>
      </w:r>
    </w:p>
    <w:p w:rsidR="001A0B53" w:rsidRPr="00EA1973" w:rsidRDefault="001A0B53" w:rsidP="001A0B53">
      <w:pPr>
        <w:spacing w:before="0" w:after="0"/>
        <w:rPr>
          <w:rFonts w:ascii="Times New Roman" w:hAnsi="Times New Roman" w:cs="Times New Roman"/>
        </w:rPr>
      </w:pPr>
      <w:r w:rsidRPr="00EA1973">
        <w:rPr>
          <w:rFonts w:ascii="Times New Roman" w:hAnsi="Times New Roman" w:cs="Times New Roman"/>
          <w:b/>
        </w:rPr>
        <w:t xml:space="preserve">Student 2  : </w:t>
      </w:r>
      <w:r w:rsidRPr="00EA1973">
        <w:rPr>
          <w:rFonts w:ascii="Times New Roman" w:hAnsi="Times New Roman" w:cs="Times New Roman"/>
        </w:rPr>
        <w:t>Nguyễn Đình Quốc</w:t>
      </w:r>
      <w:r w:rsidRPr="00EA1973">
        <w:rPr>
          <w:rFonts w:ascii="Times New Roman" w:hAnsi="Times New Roman" w:cs="Times New Roman"/>
        </w:rPr>
        <w:tab/>
      </w:r>
      <w:r w:rsidRPr="00EA1973">
        <w:rPr>
          <w:rFonts w:ascii="Times New Roman" w:hAnsi="Times New Roman" w:cs="Times New Roman"/>
        </w:rPr>
        <w:tab/>
      </w:r>
      <w:r w:rsidRPr="00EA1973">
        <w:rPr>
          <w:rFonts w:ascii="Times New Roman" w:hAnsi="Times New Roman" w:cs="Times New Roman"/>
        </w:rPr>
        <w:tab/>
      </w:r>
      <w:r w:rsidRPr="00EA1973">
        <w:rPr>
          <w:rFonts w:ascii="Times New Roman" w:hAnsi="Times New Roman" w:cs="Times New Roman"/>
          <w:b/>
        </w:rPr>
        <w:t xml:space="preserve">ID : </w:t>
      </w:r>
      <w:r w:rsidRPr="00EA1973">
        <w:rPr>
          <w:rFonts w:ascii="Times New Roman" w:hAnsi="Times New Roman" w:cs="Times New Roman"/>
        </w:rPr>
        <w:t>2380601854</w:t>
      </w:r>
    </w:p>
    <w:p w:rsidR="001A0B53" w:rsidRPr="00EA1973" w:rsidRDefault="001A0B53" w:rsidP="001A0B53">
      <w:pPr>
        <w:spacing w:before="0" w:after="0"/>
        <w:rPr>
          <w:rFonts w:ascii="Times New Roman" w:hAnsi="Times New Roman" w:cs="Times New Roman"/>
          <w:b/>
        </w:rPr>
      </w:pPr>
      <w:r w:rsidRPr="00EA1973">
        <w:rPr>
          <w:rFonts w:ascii="Times New Roman" w:hAnsi="Times New Roman" w:cs="Times New Roman"/>
          <w:b/>
        </w:rPr>
        <w:t xml:space="preserve">Student 3 : </w:t>
      </w:r>
      <w:r w:rsidRPr="00EA1973">
        <w:rPr>
          <w:rFonts w:ascii="Times New Roman" w:hAnsi="Times New Roman" w:cs="Times New Roman"/>
        </w:rPr>
        <w:t>Lê Nguyễn Bảo Khang</w:t>
      </w:r>
      <w:r w:rsidRPr="00EA1973">
        <w:rPr>
          <w:rFonts w:ascii="Times New Roman" w:hAnsi="Times New Roman" w:cs="Times New Roman"/>
        </w:rPr>
        <w:tab/>
      </w:r>
      <w:r w:rsidRPr="00EA1973">
        <w:rPr>
          <w:rFonts w:ascii="Times New Roman" w:hAnsi="Times New Roman" w:cs="Times New Roman"/>
        </w:rPr>
        <w:tab/>
      </w:r>
      <w:r w:rsidRPr="00EA1973">
        <w:rPr>
          <w:rFonts w:ascii="Times New Roman" w:hAnsi="Times New Roman" w:cs="Times New Roman"/>
        </w:rPr>
        <w:tab/>
      </w:r>
      <w:r w:rsidRPr="00EA1973">
        <w:rPr>
          <w:rFonts w:ascii="Times New Roman" w:hAnsi="Times New Roman" w:cs="Times New Roman"/>
          <w:b/>
        </w:rPr>
        <w:t xml:space="preserve">ID : </w:t>
      </w:r>
      <w:r w:rsidRPr="00EA1973">
        <w:rPr>
          <w:rFonts w:ascii="Times New Roman" w:hAnsi="Times New Roman" w:cs="Times New Roman"/>
        </w:rPr>
        <w:t>2380600979</w:t>
      </w:r>
    </w:p>
    <w:p w:rsidR="001A0B53" w:rsidRDefault="001A0B53" w:rsidP="001A0B53"/>
    <w:p w:rsidR="001A0B53" w:rsidRDefault="001A0B53">
      <w:pPr>
        <w:spacing w:before="0" w:after="160" w:line="259" w:lineRule="auto"/>
      </w:pPr>
      <w:r>
        <w:br w:type="page"/>
      </w:r>
    </w:p>
    <w:p w:rsidR="001A0B53" w:rsidRDefault="001A0B53" w:rsidP="00064825">
      <w:pPr>
        <w:pStyle w:val="Heading1"/>
      </w:pPr>
      <w:r w:rsidRPr="00EA1973">
        <w:lastRenderedPageBreak/>
        <w:t>I</w:t>
      </w:r>
      <w:r>
        <w:t xml:space="preserve">. </w:t>
      </w:r>
      <w:r w:rsidR="00064825">
        <w:t xml:space="preserve">Introduction </w:t>
      </w:r>
    </w:p>
    <w:p w:rsidR="00064825" w:rsidRDefault="00064825" w:rsidP="001A0B53">
      <w:pPr>
        <w:rPr>
          <w:ins w:id="0" w:author="HP" w:date="2026-03-19T10:22:00Z"/>
          <w:rFonts w:ascii="Times New Roman" w:hAnsi="Times New Roman" w:cs="Times New Roman"/>
        </w:rPr>
      </w:pPr>
      <w:r w:rsidRPr="00064825">
        <w:rPr>
          <w:rFonts w:ascii="Times New Roman" w:hAnsi="Times New Roman" w:cs="Times New Roman"/>
        </w:rPr>
        <w:t xml:space="preserve">This chatbot system had build by AI and API of </w:t>
      </w:r>
      <w:del w:id="1" w:author="HP" w:date="2026-03-19T10:45:00Z">
        <w:r w:rsidRPr="00064825" w:rsidDel="00BB6CD5">
          <w:rPr>
            <w:rFonts w:ascii="Times New Roman" w:hAnsi="Times New Roman" w:cs="Times New Roman"/>
          </w:rPr>
          <w:delText>OpenAI</w:delText>
        </w:r>
        <w:r w:rsidDel="00BB6CD5">
          <w:rPr>
            <w:rFonts w:ascii="Times New Roman" w:hAnsi="Times New Roman" w:cs="Times New Roman"/>
          </w:rPr>
          <w:delText xml:space="preserve">, </w:delText>
        </w:r>
      </w:del>
      <w:r>
        <w:rPr>
          <w:rFonts w:ascii="Times New Roman" w:hAnsi="Times New Roman" w:cs="Times New Roman"/>
        </w:rPr>
        <w:t>Google Gemini</w:t>
      </w:r>
      <w:ins w:id="2" w:author="HP" w:date="2026-03-19T10:45:00Z">
        <w:r w:rsidR="00BB6CD5">
          <w:rPr>
            <w:rFonts w:ascii="Times New Roman" w:hAnsi="Times New Roman" w:cs="Times New Roman"/>
          </w:rPr>
          <w:t>, application for people who want to get know more information a</w:t>
        </w:r>
      </w:ins>
      <w:ins w:id="3" w:author="HP" w:date="2026-03-19T10:46:00Z">
        <w:r w:rsidR="00BB6CD5">
          <w:rPr>
            <w:rFonts w:ascii="Times New Roman" w:hAnsi="Times New Roman" w:cs="Times New Roman"/>
          </w:rPr>
          <w:t>bout traffic law and application law in many condition</w:t>
        </w:r>
      </w:ins>
      <w:r>
        <w:rPr>
          <w:rFonts w:ascii="Times New Roman" w:hAnsi="Times New Roman" w:cs="Times New Roman"/>
        </w:rPr>
        <w:t>.</w:t>
      </w:r>
    </w:p>
    <w:p w:rsidR="00E16109" w:rsidRDefault="00E16109" w:rsidP="00E16109">
      <w:pPr>
        <w:pStyle w:val="Heading1"/>
        <w:pPrChange w:id="4" w:author="HP" w:date="2026-03-19T10:22:00Z">
          <w:pPr/>
        </w:pPrChange>
      </w:pPr>
      <w:ins w:id="5" w:author="HP" w:date="2026-03-19T10:22:00Z">
        <w:r>
          <w:t>II Infomation</w:t>
        </w:r>
      </w:ins>
    </w:p>
    <w:p w:rsidR="00064825" w:rsidRDefault="00E16109" w:rsidP="00064825">
      <w:pPr>
        <w:pStyle w:val="Heading2"/>
      </w:pPr>
      <w:ins w:id="6" w:author="HP" w:date="2026-03-19T10:22:00Z">
        <w:r>
          <w:t>2</w:t>
        </w:r>
      </w:ins>
      <w:del w:id="7" w:author="HP" w:date="2026-03-19T10:22:00Z">
        <w:r w:rsidR="00064825" w:rsidDel="00E16109">
          <w:delText>1</w:delText>
        </w:r>
      </w:del>
      <w:r w:rsidR="00064825">
        <w:t>.1 Information of the website :</w:t>
      </w:r>
    </w:p>
    <w:p w:rsidR="00064825" w:rsidRDefault="00064825" w:rsidP="00064825">
      <w:r>
        <w:t>Name : VietNamese Traffic Law Consulation</w:t>
      </w:r>
    </w:p>
    <w:p w:rsidR="00064825" w:rsidRDefault="00BB6CD5" w:rsidP="00064825">
      <w:pPr>
        <w:rPr>
          <w:ins w:id="8" w:author="HP" w:date="2026-03-19T10:47:00Z"/>
        </w:rPr>
      </w:pPr>
      <w:ins w:id="9" w:author="HP" w:date="2026-03-19T10:47:00Z">
        <w:r>
          <w:t>Website : none</w:t>
        </w:r>
      </w:ins>
    </w:p>
    <w:p w:rsidR="00BB6CD5" w:rsidRDefault="00BB6CD5" w:rsidP="00064825"/>
    <w:p w:rsidR="00064825" w:rsidRDefault="00E16109" w:rsidP="00E16109">
      <w:pPr>
        <w:pStyle w:val="Heading2"/>
        <w:pPrChange w:id="10" w:author="HP" w:date="2026-03-19T10:22:00Z">
          <w:pPr/>
        </w:pPrChange>
      </w:pPr>
      <w:ins w:id="11" w:author="HP" w:date="2026-03-19T10:22:00Z">
        <w:r>
          <w:t>2</w:t>
        </w:r>
      </w:ins>
      <w:del w:id="12" w:author="HP" w:date="2026-03-19T10:22:00Z">
        <w:r w:rsidR="00064825" w:rsidDel="00E16109">
          <w:delText>1</w:delText>
        </w:r>
      </w:del>
      <w:r w:rsidR="00064825">
        <w:t>.2 Basic Data preprocessing :</w:t>
      </w:r>
    </w:p>
    <w:p w:rsidR="00E16109" w:rsidRPr="00E16109" w:rsidRDefault="00064825" w:rsidP="00064825">
      <w:pPr>
        <w:spacing w:before="0" w:after="0" w:line="315" w:lineRule="atLeast"/>
        <w:rPr>
          <w:ins w:id="13" w:author="HP" w:date="2026-03-19T10:15:00Z"/>
          <w:rFonts w:ascii="Roboto" w:eastAsia="Times New Roman" w:hAnsi="Roboto" w:cs="Arial"/>
          <w:color w:val="62748D"/>
          <w:kern w:val="0"/>
          <w:sz w:val="23"/>
          <w:szCs w:val="23"/>
          <w14:ligatures w14:val="none"/>
          <w:rPrChange w:id="14" w:author="HP" w:date="2026-03-19T10:20:00Z">
            <w:rPr>
              <w:ins w:id="15" w:author="HP" w:date="2026-03-19T10:15:00Z"/>
              <w:rFonts w:ascii="Roboto" w:eastAsia="Times New Roman" w:hAnsi="Roboto" w:cs="Arial"/>
              <w:color w:val="182940"/>
              <w:kern w:val="0"/>
              <w:sz w:val="23"/>
              <w:szCs w:val="23"/>
              <w14:ligatures w14:val="none"/>
            </w:rPr>
          </w:rPrChange>
        </w:rPr>
      </w:pPr>
      <w:r>
        <w:t>Arrcording to</w:t>
      </w:r>
      <w:del w:id="16" w:author="HP" w:date="2026-03-19T10:12:00Z">
        <w:r w:rsidDel="00064825">
          <w:delText xml:space="preserve"> </w:delText>
        </w:r>
      </w:del>
      <w:ins w:id="17" w:author="HP" w:date="2026-03-19T10:12:00Z">
        <w:r>
          <w:t xml:space="preserve"> Thư viện pháp luật ( </w:t>
        </w:r>
        <w:r>
          <w:fldChar w:fldCharType="begin"/>
        </w:r>
        <w:r>
          <w:instrText xml:space="preserve"> HYPERLINK "https://thuvienphapluat.vn" </w:instrText>
        </w:r>
        <w:r>
          <w:fldChar w:fldCharType="separate"/>
        </w:r>
        <w:r w:rsidRPr="003F0CD3">
          <w:rPr>
            <w:rStyle w:val="Hyperlink"/>
          </w:rPr>
          <w:t>https://thuvienphapluat.vn</w:t>
        </w:r>
        <w:r>
          <w:fldChar w:fldCharType="end"/>
        </w:r>
        <w:r>
          <w:t xml:space="preserve"> ),</w:t>
        </w:r>
      </w:ins>
      <w:ins w:id="18" w:author="HP" w:date="2026-03-19T10:13:00Z">
        <w:r>
          <w:t>National Databases about Law (</w:t>
        </w:r>
        <w:r>
          <w:fldChar w:fldCharType="begin"/>
        </w:r>
        <w:r>
          <w:instrText xml:space="preserve"> HYPERLINK "</w:instrText>
        </w:r>
        <w:r w:rsidRPr="00064825">
          <w:instrText>https://vbpl.vn/pages/portal.aspx</w:instrText>
        </w:r>
        <w:r>
          <w:instrText xml:space="preserve">" </w:instrText>
        </w:r>
        <w:r>
          <w:fldChar w:fldCharType="separate"/>
        </w:r>
        <w:r w:rsidRPr="003F0CD3">
          <w:rPr>
            <w:rStyle w:val="Hyperlink"/>
          </w:rPr>
          <w:t>https://vbpl.vn/pages/portal.aspx</w:t>
        </w:r>
        <w:r>
          <w:fldChar w:fldCharType="end"/>
        </w:r>
        <w:r>
          <w:t xml:space="preserve">) </w:t>
        </w:r>
      </w:ins>
      <w:ins w:id="19" w:author="HP" w:date="2026-03-19T10:14:00Z">
        <w:r>
          <w:t>and VietNamese Minstry of</w:t>
        </w:r>
      </w:ins>
      <w:ins w:id="20" w:author="HP" w:date="2026-03-19T10:35:00Z">
        <w:r w:rsidR="006D763D">
          <w:t xml:space="preserve"> </w:t>
        </w:r>
      </w:ins>
      <w:ins w:id="21" w:author="HP" w:date="2026-03-19T10:14:00Z">
        <w:r>
          <w:t>Transport(</w:t>
        </w:r>
      </w:ins>
      <w:ins w:id="22" w:author="HP" w:date="2026-03-19T10:19:00Z">
        <w:r w:rsidR="00E16109">
          <w:rPr>
            <w:rFonts w:ascii="Roboto" w:eastAsia="Times New Roman" w:hAnsi="Roboto" w:cs="Arial"/>
            <w:color w:val="0084F3"/>
            <w:kern w:val="0"/>
            <w:sz w:val="23"/>
            <w:szCs w:val="23"/>
            <w:u w:val="single"/>
            <w14:ligatures w14:val="none"/>
          </w:rPr>
          <w:fldChar w:fldCharType="begin"/>
        </w:r>
        <w:r w:rsidR="00E16109">
          <w:rPr>
            <w:rFonts w:ascii="Roboto" w:eastAsia="Times New Roman" w:hAnsi="Roboto" w:cs="Arial"/>
            <w:color w:val="0084F3"/>
            <w:kern w:val="0"/>
            <w:sz w:val="23"/>
            <w:szCs w:val="23"/>
            <w:u w:val="single"/>
            <w14:ligatures w14:val="none"/>
          </w:rPr>
          <w:instrText xml:space="preserve"> HYPERLINK "</w:instrText>
        </w:r>
      </w:ins>
      <w:ins w:id="23" w:author="HP" w:date="2026-03-19T10:15:00Z">
        <w:r w:rsidR="00E16109" w:rsidRPr="00064825">
          <w:rPr>
            <w:rFonts w:ascii="Roboto" w:eastAsia="Times New Roman" w:hAnsi="Roboto" w:cs="Arial"/>
            <w:color w:val="0084F3"/>
            <w:kern w:val="0"/>
            <w:sz w:val="23"/>
            <w:szCs w:val="23"/>
            <w:u w:val="single"/>
            <w14:ligatures w14:val="none"/>
          </w:rPr>
          <w:instrText>http://www.mt.gov.vn</w:instrText>
        </w:r>
      </w:ins>
      <w:ins w:id="24" w:author="HP" w:date="2026-03-19T10:19:00Z">
        <w:r w:rsidR="00E16109">
          <w:rPr>
            <w:rFonts w:ascii="Roboto" w:eastAsia="Times New Roman" w:hAnsi="Roboto" w:cs="Arial"/>
            <w:color w:val="0084F3"/>
            <w:kern w:val="0"/>
            <w:sz w:val="23"/>
            <w:szCs w:val="23"/>
            <w:u w:val="single"/>
            <w14:ligatures w14:val="none"/>
          </w:rPr>
          <w:instrText xml:space="preserve">" </w:instrText>
        </w:r>
        <w:r w:rsidR="00E16109">
          <w:rPr>
            <w:rFonts w:ascii="Roboto" w:eastAsia="Times New Roman" w:hAnsi="Roboto" w:cs="Arial"/>
            <w:color w:val="0084F3"/>
            <w:kern w:val="0"/>
            <w:sz w:val="23"/>
            <w:szCs w:val="23"/>
            <w:u w:val="single"/>
            <w14:ligatures w14:val="none"/>
          </w:rPr>
          <w:fldChar w:fldCharType="separate"/>
        </w:r>
      </w:ins>
      <w:ins w:id="25" w:author="HP" w:date="2026-03-19T10:15:00Z">
        <w:r w:rsidR="00E16109" w:rsidRPr="003F0CD3">
          <w:rPr>
            <w:rStyle w:val="Hyperlink"/>
            <w:rFonts w:ascii="Roboto" w:eastAsia="Times New Roman" w:hAnsi="Roboto" w:cs="Arial"/>
            <w:kern w:val="0"/>
            <w:sz w:val="23"/>
            <w:szCs w:val="23"/>
            <w14:ligatures w14:val="none"/>
          </w:rPr>
          <w:t>http://www.mt.gov.vn</w:t>
        </w:r>
      </w:ins>
      <w:ins w:id="26" w:author="HP" w:date="2026-03-19T10:19:00Z">
        <w:r w:rsidR="00E16109">
          <w:rPr>
            <w:rFonts w:ascii="Roboto" w:eastAsia="Times New Roman" w:hAnsi="Roboto" w:cs="Arial"/>
            <w:color w:val="0084F3"/>
            <w:kern w:val="0"/>
            <w:sz w:val="23"/>
            <w:szCs w:val="23"/>
            <w:u w:val="single"/>
            <w14:ligatures w14:val="none"/>
          </w:rPr>
          <w:fldChar w:fldCharType="end"/>
        </w:r>
      </w:ins>
      <w:ins w:id="27" w:author="HP" w:date="2026-03-19T10:15:00Z">
        <w:r>
          <w:rPr>
            <w:rFonts w:ascii="Roboto" w:eastAsia="Times New Roman" w:hAnsi="Roboto" w:cs="Arial"/>
            <w:color w:val="62748D"/>
            <w:kern w:val="0"/>
            <w:sz w:val="23"/>
            <w:szCs w:val="23"/>
            <w14:ligatures w14:val="none"/>
          </w:rPr>
          <w:t>)</w:t>
        </w:r>
      </w:ins>
      <w:ins w:id="28" w:author="HP" w:date="2026-03-19T10:19:00Z">
        <w:r w:rsidR="00E16109">
          <w:rPr>
            <w:rFonts w:ascii="Roboto" w:eastAsia="Times New Roman" w:hAnsi="Roboto" w:cs="Arial"/>
            <w:color w:val="62748D"/>
            <w:kern w:val="0"/>
            <w:sz w:val="23"/>
            <w:szCs w:val="23"/>
            <w14:ligatures w14:val="none"/>
          </w:rPr>
          <w:t xml:space="preserve">, </w:t>
        </w:r>
        <w:r w:rsidR="00E16109" w:rsidRPr="00E16109">
          <w:rPr>
            <w:rFonts w:ascii="Roboto" w:eastAsia="Times New Roman" w:hAnsi="Roboto" w:cs="Arial"/>
            <w:color w:val="000000" w:themeColor="text1"/>
            <w:kern w:val="0"/>
            <w:sz w:val="23"/>
            <w:szCs w:val="23"/>
            <w14:ligatures w14:val="none"/>
            <w:rPrChange w:id="29" w:author="HP" w:date="2026-03-19T10:20:00Z">
              <w:rPr>
                <w:rFonts w:ascii="Roboto" w:eastAsia="Times New Roman" w:hAnsi="Roboto" w:cs="Arial"/>
                <w:color w:val="62748D"/>
                <w:kern w:val="0"/>
                <w:sz w:val="23"/>
                <w:szCs w:val="23"/>
                <w14:ligatures w14:val="none"/>
              </w:rPr>
            </w:rPrChange>
          </w:rPr>
          <w:t>dataset for this projec</w:t>
        </w:r>
      </w:ins>
      <w:ins w:id="30" w:author="HP" w:date="2026-03-19T10:20:00Z">
        <w:r w:rsidR="00E16109" w:rsidRPr="00E16109">
          <w:rPr>
            <w:rFonts w:ascii="Roboto" w:eastAsia="Times New Roman" w:hAnsi="Roboto" w:cs="Arial"/>
            <w:color w:val="000000" w:themeColor="text1"/>
            <w:kern w:val="0"/>
            <w:sz w:val="23"/>
            <w:szCs w:val="23"/>
            <w14:ligatures w14:val="none"/>
            <w:rPrChange w:id="31" w:author="HP" w:date="2026-03-19T10:20:00Z">
              <w:rPr>
                <w:rFonts w:ascii="Roboto" w:eastAsia="Times New Roman" w:hAnsi="Roboto" w:cs="Arial"/>
                <w:color w:val="62748D"/>
                <w:kern w:val="0"/>
                <w:sz w:val="23"/>
                <w:szCs w:val="23"/>
                <w14:ligatures w14:val="none"/>
              </w:rPr>
            </w:rPrChange>
          </w:rPr>
          <w:t xml:space="preserve">t include </w:t>
        </w:r>
        <w:r w:rsidR="00E16109">
          <w:rPr>
            <w:rFonts w:ascii="Roboto" w:eastAsia="Times New Roman" w:hAnsi="Roboto" w:cs="Arial"/>
            <w:color w:val="62748D"/>
            <w:kern w:val="0"/>
            <w:sz w:val="23"/>
            <w:szCs w:val="23"/>
            <w14:ligatures w14:val="none"/>
          </w:rPr>
          <w:t>:</w:t>
        </w:r>
      </w:ins>
    </w:p>
    <w:p w:rsidR="00064825" w:rsidRDefault="00E16109" w:rsidP="00064825">
      <w:pPr>
        <w:rPr>
          <w:ins w:id="32" w:author="HP" w:date="2026-03-19T10:21:00Z"/>
        </w:rPr>
      </w:pPr>
      <w:ins w:id="33" w:author="HP" w:date="2026-03-19T10:21:00Z">
        <w:r>
          <w:t>- Thư viện pháp luật :</w:t>
        </w:r>
      </w:ins>
    </w:p>
    <w:p w:rsidR="00E16109" w:rsidRDefault="00E16109" w:rsidP="00064825">
      <w:pPr>
        <w:rPr>
          <w:ins w:id="34" w:author="HP" w:date="2026-03-19T10:21:00Z"/>
        </w:rPr>
      </w:pPr>
      <w:ins w:id="35" w:author="HP" w:date="2026-03-19T10:21:00Z">
        <w:r>
          <w:t>+ sign_code :</w:t>
        </w:r>
      </w:ins>
    </w:p>
    <w:p w:rsidR="00E16109" w:rsidRDefault="00E16109" w:rsidP="00064825">
      <w:pPr>
        <w:rPr>
          <w:ins w:id="36" w:author="HP" w:date="2026-03-19T10:21:00Z"/>
        </w:rPr>
      </w:pPr>
      <w:ins w:id="37" w:author="HP" w:date="2026-03-19T10:21:00Z">
        <w:r>
          <w:t>+ sign_name :</w:t>
        </w:r>
      </w:ins>
    </w:p>
    <w:p w:rsidR="00E16109" w:rsidRDefault="00E16109" w:rsidP="00064825">
      <w:pPr>
        <w:rPr>
          <w:ins w:id="38" w:author="HP" w:date="2026-03-19T10:21:00Z"/>
        </w:rPr>
      </w:pPr>
      <w:ins w:id="39" w:author="HP" w:date="2026-03-19T10:21:00Z">
        <w:r>
          <w:t>+ sign_type :</w:t>
        </w:r>
      </w:ins>
    </w:p>
    <w:p w:rsidR="00E16109" w:rsidRDefault="00E16109" w:rsidP="00064825">
      <w:pPr>
        <w:rPr>
          <w:ins w:id="40" w:author="HP" w:date="2026-03-19T10:32:00Z"/>
        </w:rPr>
      </w:pPr>
      <w:ins w:id="41" w:author="HP" w:date="2026-03-19T10:22:00Z">
        <w:r>
          <w:t>+ description :</w:t>
        </w:r>
      </w:ins>
    </w:p>
    <w:p w:rsidR="00E16109" w:rsidRDefault="00E16109" w:rsidP="00064825">
      <w:pPr>
        <w:rPr>
          <w:ins w:id="42" w:author="HP" w:date="2026-03-19T10:32:00Z"/>
        </w:rPr>
      </w:pPr>
      <w:ins w:id="43" w:author="HP" w:date="2026-03-19T10:32:00Z">
        <w:r>
          <w:t xml:space="preserve">Ex : </w:t>
        </w:r>
      </w:ins>
    </w:p>
    <w:p w:rsidR="00E16109" w:rsidRDefault="00E16109" w:rsidP="00064825">
      <w:pPr>
        <w:rPr>
          <w:ins w:id="44" w:author="HP" w:date="2026-03-19T10:33:00Z"/>
        </w:rPr>
      </w:pPr>
      <w:ins w:id="45" w:author="HP" w:date="2026-03-19T10:32:00Z">
        <w:r>
          <w:t xml:space="preserve">P.124 : </w:t>
        </w:r>
      </w:ins>
      <w:ins w:id="46" w:author="HP" w:date="2026-03-19T10:33:00Z">
        <w:r w:rsidR="006D763D">
          <w:t>Right turn Alowed</w:t>
        </w:r>
      </w:ins>
    </w:p>
    <w:p w:rsidR="006D763D" w:rsidRDefault="006D763D" w:rsidP="00064825">
      <w:pPr>
        <w:rPr>
          <w:ins w:id="47" w:author="HP" w:date="2026-03-19T10:22:00Z"/>
        </w:rPr>
      </w:pPr>
      <w:ins w:id="48" w:author="HP" w:date="2026-03-19T10:33:00Z">
        <w:r>
          <w:t>P.407 : 1 way</w:t>
        </w:r>
      </w:ins>
      <w:ins w:id="49" w:author="HP" w:date="2026-03-19T10:34:00Z">
        <w:r>
          <w:t xml:space="preserve"> road</w:t>
        </w:r>
      </w:ins>
    </w:p>
    <w:p w:rsidR="006D763D" w:rsidRDefault="006D763D" w:rsidP="006D763D">
      <w:pPr>
        <w:rPr>
          <w:ins w:id="50" w:author="HP" w:date="2026-03-19T10:34:00Z"/>
        </w:rPr>
      </w:pPr>
      <w:ins w:id="51" w:author="HP" w:date="2026-03-19T10:34:00Z">
        <w:r>
          <w:t>-</w:t>
        </w:r>
        <w:r w:rsidRPr="006D763D">
          <w:t xml:space="preserve"> </w:t>
        </w:r>
        <w:r>
          <w:t>National Databases about Law</w:t>
        </w:r>
        <w:r>
          <w:t xml:space="preserve"> :</w:t>
        </w:r>
      </w:ins>
    </w:p>
    <w:p w:rsidR="006D763D" w:rsidRDefault="006D763D" w:rsidP="006D763D">
      <w:pPr>
        <w:rPr>
          <w:ins w:id="52" w:author="HP" w:date="2026-03-19T10:34:00Z"/>
        </w:rPr>
      </w:pPr>
      <w:ins w:id="53" w:author="HP" w:date="2026-03-19T10:34:00Z">
        <w:r>
          <w:t>+ licences_type :</w:t>
        </w:r>
      </w:ins>
    </w:p>
    <w:p w:rsidR="006D763D" w:rsidRDefault="006D763D" w:rsidP="006D763D">
      <w:pPr>
        <w:rPr>
          <w:ins w:id="54" w:author="HP" w:date="2026-03-19T10:35:00Z"/>
        </w:rPr>
      </w:pPr>
      <w:ins w:id="55" w:author="HP" w:date="2026-03-19T10:34:00Z">
        <w:r>
          <w:t>+ age_requirem</w:t>
        </w:r>
      </w:ins>
      <w:ins w:id="56" w:author="HP" w:date="2026-03-19T10:35:00Z">
        <w:r>
          <w:t>ent :</w:t>
        </w:r>
      </w:ins>
    </w:p>
    <w:p w:rsidR="006D763D" w:rsidRDefault="006D763D" w:rsidP="006D763D">
      <w:pPr>
        <w:rPr>
          <w:ins w:id="57" w:author="HP" w:date="2026-03-19T10:35:00Z"/>
        </w:rPr>
      </w:pPr>
      <w:ins w:id="58" w:author="HP" w:date="2026-03-19T10:35:00Z">
        <w:r>
          <w:t>+ condition :</w:t>
        </w:r>
      </w:ins>
    </w:p>
    <w:p w:rsidR="006D763D" w:rsidRDefault="006D763D" w:rsidP="006D763D">
      <w:pPr>
        <w:rPr>
          <w:ins w:id="59" w:author="HP" w:date="2026-03-19T10:35:00Z"/>
        </w:rPr>
      </w:pPr>
      <w:ins w:id="60" w:author="HP" w:date="2026-03-19T10:35:00Z">
        <w:r>
          <w:t>Ex :</w:t>
        </w:r>
      </w:ins>
    </w:p>
    <w:p w:rsidR="006D763D" w:rsidRDefault="006D763D" w:rsidP="006D763D">
      <w:pPr>
        <w:rPr>
          <w:ins w:id="61" w:author="HP" w:date="2026-03-19T10:35:00Z"/>
        </w:rPr>
      </w:pPr>
      <w:ins w:id="62" w:author="HP" w:date="2026-03-19T10:35:00Z">
        <w:r>
          <w:t xml:space="preserve">A1 , A2 , B1, B2 </w:t>
        </w:r>
        <w:bookmarkStart w:id="63" w:name="_GoBack"/>
        <w:bookmarkEnd w:id="63"/>
      </w:ins>
    </w:p>
    <w:p w:rsidR="006D763D" w:rsidRPr="00064825" w:rsidDel="006D763D" w:rsidRDefault="006D763D" w:rsidP="006D763D">
      <w:pPr>
        <w:rPr>
          <w:del w:id="64" w:author="HP" w:date="2026-03-19T10:35:00Z"/>
        </w:rPr>
        <w:pPrChange w:id="65" w:author="HP" w:date="2026-03-19T10:35:00Z">
          <w:pPr/>
        </w:pPrChange>
      </w:pPr>
    </w:p>
    <w:p w:rsidR="006D763D" w:rsidRDefault="006D763D" w:rsidP="006D763D">
      <w:pPr>
        <w:rPr>
          <w:ins w:id="66" w:author="HP" w:date="2026-03-19T10:34:00Z"/>
        </w:rPr>
        <w:pPrChange w:id="67" w:author="HP" w:date="2026-03-19T10:35:00Z">
          <w:pPr>
            <w:jc w:val="center"/>
          </w:pPr>
        </w:pPrChange>
      </w:pPr>
    </w:p>
    <w:p w:rsidR="00BE1DF0" w:rsidRDefault="00BE1DF0" w:rsidP="00BE1DF0">
      <w:pPr>
        <w:rPr>
          <w:ins w:id="68" w:author="HP" w:date="2026-03-19T10:39:00Z"/>
          <w:noProof/>
        </w:rPr>
        <w:pPrChange w:id="69" w:author="HP" w:date="2026-03-19T10:39:00Z">
          <w:pPr>
            <w:jc w:val="center"/>
          </w:pPr>
        </w:pPrChange>
      </w:pPr>
    </w:p>
    <w:p w:rsidR="00BE1DF0" w:rsidRDefault="00BE1DF0" w:rsidP="00BE1DF0">
      <w:pPr>
        <w:rPr>
          <w:ins w:id="70" w:author="HP" w:date="2026-03-19T10:39:00Z"/>
          <w:noProof/>
        </w:rPr>
        <w:pPrChange w:id="71" w:author="HP" w:date="2026-03-19T10:39:00Z">
          <w:pPr>
            <w:jc w:val="center"/>
          </w:pPr>
        </w:pPrChange>
      </w:pPr>
    </w:p>
    <w:p w:rsidR="00BE1DF0" w:rsidRDefault="00BE1DF0" w:rsidP="00BE1DF0">
      <w:pPr>
        <w:rPr>
          <w:ins w:id="72" w:author="HP" w:date="2026-03-19T10:39:00Z"/>
          <w:noProof/>
        </w:rPr>
        <w:pPrChange w:id="73" w:author="HP" w:date="2026-03-19T10:39:00Z">
          <w:pPr>
            <w:jc w:val="center"/>
          </w:pPr>
        </w:pPrChange>
      </w:pPr>
    </w:p>
    <w:p w:rsidR="00BE1DF0" w:rsidRDefault="00BE1DF0" w:rsidP="00BE1DF0">
      <w:pPr>
        <w:rPr>
          <w:ins w:id="74" w:author="HP" w:date="2026-03-19T10:39:00Z"/>
          <w:noProof/>
        </w:rPr>
        <w:pPrChange w:id="75" w:author="HP" w:date="2026-03-19T10:39:00Z">
          <w:pPr>
            <w:jc w:val="center"/>
          </w:pPr>
        </w:pPrChange>
      </w:pPr>
    </w:p>
    <w:p w:rsidR="00BE1DF0" w:rsidRDefault="00BE1DF0" w:rsidP="00BE1DF0">
      <w:pPr>
        <w:rPr>
          <w:ins w:id="76" w:author="HP" w:date="2026-03-19T10:39:00Z"/>
          <w:noProof/>
        </w:rPr>
        <w:pPrChange w:id="77" w:author="HP" w:date="2026-03-19T10:39:00Z">
          <w:pPr>
            <w:jc w:val="center"/>
          </w:pPr>
        </w:pPrChange>
      </w:pPr>
    </w:p>
    <w:p w:rsidR="00BE1DF0" w:rsidRDefault="00BE1DF0" w:rsidP="00BE1DF0">
      <w:pPr>
        <w:rPr>
          <w:ins w:id="78" w:author="HP" w:date="2026-03-19T10:39:00Z"/>
          <w:noProof/>
        </w:rPr>
        <w:pPrChange w:id="79" w:author="HP" w:date="2026-03-19T10:39:00Z">
          <w:pPr>
            <w:jc w:val="center"/>
          </w:pPr>
        </w:pPrChange>
      </w:pPr>
    </w:p>
    <w:p w:rsidR="00BE1DF0" w:rsidRDefault="00BE1DF0" w:rsidP="00BE1DF0">
      <w:pPr>
        <w:pStyle w:val="Heading1"/>
        <w:rPr>
          <w:ins w:id="80" w:author="HP" w:date="2026-03-19T10:40:00Z"/>
          <w:noProof/>
        </w:rPr>
        <w:pPrChange w:id="81" w:author="HP" w:date="2026-03-19T10:40:00Z">
          <w:pPr>
            <w:jc w:val="center"/>
          </w:pPr>
        </w:pPrChange>
      </w:pPr>
      <w:ins w:id="82" w:author="HP" w:date="2026-03-19T10:40:00Z">
        <w:r>
          <w:rPr>
            <w:noProof/>
          </w:rPr>
          <w:t>III Diagram – Flowchart</w:t>
        </w:r>
      </w:ins>
    </w:p>
    <w:p w:rsidR="00BE1DF0" w:rsidRDefault="00BE1DF0" w:rsidP="00BB6CD5">
      <w:pPr>
        <w:pStyle w:val="Heading2"/>
        <w:rPr>
          <w:ins w:id="83" w:author="HP" w:date="2026-03-19T10:39:00Z"/>
          <w:noProof/>
        </w:rPr>
        <w:pPrChange w:id="84" w:author="HP" w:date="2026-03-19T10:44:00Z">
          <w:pPr>
            <w:jc w:val="center"/>
          </w:pPr>
        </w:pPrChange>
      </w:pPr>
      <w:ins w:id="85" w:author="HP" w:date="2026-03-19T10:40:00Z">
        <w:r>
          <w:rPr>
            <w:noProof/>
          </w:rPr>
          <w:t>3.1 UseCase</w:t>
        </w:r>
      </w:ins>
    </w:p>
    <w:p w:rsidR="00BB6CD5" w:rsidRDefault="00BE1DF0" w:rsidP="00BE1DF0">
      <w:pPr>
        <w:rPr>
          <w:ins w:id="86" w:author="HP" w:date="2026-03-19T10:44:00Z"/>
        </w:rPr>
        <w:pPrChange w:id="87" w:author="HP" w:date="2026-03-19T10:39:00Z">
          <w:pPr>
            <w:jc w:val="center"/>
          </w:pPr>
        </w:pPrChange>
      </w:pPr>
      <w:moveToRangeStart w:id="88" w:author="HP" w:date="2026-03-19T10:40:00Z" w:name="move224809236"/>
      <w:moveTo w:id="89" w:author="HP" w:date="2026-03-19T10:40:00Z">
        <w:r w:rsidRPr="001A0B53">
          <w:rPr>
            <w:noProof/>
          </w:rPr>
          <w:drawing>
            <wp:inline distT="0" distB="0" distL="0" distR="0" wp14:anchorId="0A3C6413" wp14:editId="49D7E373">
              <wp:extent cx="4889500" cy="3409056"/>
              <wp:effectExtent l="0" t="0" r="6350" b="1270"/>
              <wp:docPr id="3" name="Picture 3" descr="C:\Users\HP\Downloads\UseCaseAI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HP\Downloads\UseCaseAI.png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01971" cy="341775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moveTo>
      <w:moveToRangeEnd w:id="88"/>
    </w:p>
    <w:p w:rsidR="00BB6CD5" w:rsidRDefault="00BB6CD5" w:rsidP="00303844">
      <w:pPr>
        <w:pStyle w:val="Heading2"/>
        <w:rPr>
          <w:ins w:id="90" w:author="HP" w:date="2026-03-19T10:44:00Z"/>
        </w:rPr>
        <w:pPrChange w:id="91" w:author="HP" w:date="2026-03-19T10:47:00Z">
          <w:pPr>
            <w:jc w:val="center"/>
          </w:pPr>
        </w:pPrChange>
      </w:pPr>
      <w:ins w:id="92" w:author="HP" w:date="2026-03-19T10:44:00Z">
        <w:r>
          <w:t>3.2 . Activity of Chatbot System</w:t>
        </w:r>
      </w:ins>
    </w:p>
    <w:p w:rsidR="001A0B53" w:rsidRDefault="001A0B53" w:rsidP="00BE1DF0">
      <w:pPr>
        <w:rPr>
          <w:ins w:id="93" w:author="HP" w:date="2026-03-19T10:47:00Z"/>
        </w:rPr>
        <w:pPrChange w:id="94" w:author="HP" w:date="2026-03-19T10:39:00Z">
          <w:pPr>
            <w:jc w:val="center"/>
          </w:pPr>
        </w:pPrChange>
      </w:pPr>
      <w:r w:rsidRPr="001A0B53">
        <w:rPr>
          <w:noProof/>
        </w:rPr>
        <w:drawing>
          <wp:inline distT="0" distB="0" distL="0" distR="0" wp14:anchorId="5AD975E6" wp14:editId="638CE832">
            <wp:extent cx="4806950" cy="3247485"/>
            <wp:effectExtent l="0" t="0" r="0" b="0"/>
            <wp:docPr id="2" name="Picture 2" descr="C:\Users\HP\Downloads\FlowChart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FlowChartAI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284" cy="327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3844" w:rsidRDefault="00303844" w:rsidP="00BE1DF0">
      <w:pPr>
        <w:pPrChange w:id="95" w:author="HP" w:date="2026-03-19T10:39:00Z">
          <w:pPr>
            <w:jc w:val="center"/>
          </w:pPr>
        </w:pPrChange>
      </w:pPr>
    </w:p>
    <w:p w:rsidR="00220B4F" w:rsidRDefault="00BB6CD5" w:rsidP="00303844">
      <w:pPr>
        <w:pStyle w:val="Heading2"/>
        <w:rPr>
          <w:ins w:id="96" w:author="HP" w:date="2026-03-19T10:47:00Z"/>
        </w:rPr>
        <w:pPrChange w:id="97" w:author="HP" w:date="2026-03-19T10:47:00Z">
          <w:pPr>
            <w:jc w:val="center"/>
          </w:pPr>
        </w:pPrChange>
      </w:pPr>
      <w:ins w:id="98" w:author="HP" w:date="2026-03-19T10:44:00Z">
        <w:r>
          <w:lastRenderedPageBreak/>
          <w:t xml:space="preserve">3.3 Architechure </w:t>
        </w:r>
      </w:ins>
    </w:p>
    <w:p w:rsidR="001A0B53" w:rsidRPr="001A0B53" w:rsidRDefault="00220B4F" w:rsidP="00BB6CD5">
      <w:pPr>
        <w:pPrChange w:id="99" w:author="HP" w:date="2026-03-19T10:44:00Z">
          <w:pPr>
            <w:jc w:val="center"/>
          </w:pPr>
        </w:pPrChange>
      </w:pPr>
      <w:ins w:id="100" w:author="HP" w:date="2026-03-19T10:47:00Z">
        <w:r w:rsidRPr="00220B4F">
          <w:drawing>
            <wp:inline distT="0" distB="0" distL="0" distR="0" wp14:anchorId="737B747C" wp14:editId="35BFA531">
              <wp:extent cx="5943600" cy="3121660"/>
              <wp:effectExtent l="0" t="0" r="0" b="254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216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220B4F" w:rsidDel="00BE1DF0">
          <w:t xml:space="preserve"> </w:t>
        </w:r>
      </w:ins>
      <w:moveFromRangeStart w:id="101" w:author="HP" w:date="2026-03-19T10:40:00Z" w:name="move224809236"/>
      <w:moveFrom w:id="102" w:author="HP" w:date="2026-03-19T10:40:00Z">
        <w:r w:rsidR="001A0B53" w:rsidRPr="001A0B53" w:rsidDel="00BE1DF0">
          <w:rPr>
            <w:noProof/>
          </w:rPr>
          <w:drawing>
            <wp:inline distT="0" distB="0" distL="0" distR="0" wp14:anchorId="3C54AB12" wp14:editId="17339D38">
              <wp:extent cx="4889500" cy="3409056"/>
              <wp:effectExtent l="0" t="0" r="6350" b="1270"/>
              <wp:docPr id="1" name="Picture 1" descr="C:\Users\HP\Downloads\UseCaseAI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HP\Downloads\UseCaseAI.png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01971" cy="341775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moveFrom>
      <w:moveFromRangeEnd w:id="101"/>
    </w:p>
    <w:sectPr w:rsidR="001A0B53" w:rsidRPr="001A0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P">
    <w15:presenceInfo w15:providerId="Windows Live" w15:userId="251ca9b765afbb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B53"/>
    <w:rsid w:val="00064825"/>
    <w:rsid w:val="001A0B53"/>
    <w:rsid w:val="00220B4F"/>
    <w:rsid w:val="00303844"/>
    <w:rsid w:val="0031299D"/>
    <w:rsid w:val="006D763D"/>
    <w:rsid w:val="00842576"/>
    <w:rsid w:val="008F0F71"/>
    <w:rsid w:val="00915757"/>
    <w:rsid w:val="00BB6CD5"/>
    <w:rsid w:val="00BE1DF0"/>
    <w:rsid w:val="00E16109"/>
    <w:rsid w:val="00E8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3505E"/>
  <w15:chartTrackingRefBased/>
  <w15:docId w15:val="{C2A43EF9-E745-42E8-AE2C-90C09E653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0B53"/>
    <w:pPr>
      <w:spacing w:before="120" w:after="12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8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8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0B53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64825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64825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6482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6482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DF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DF0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0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21B76-560B-4C85-8575-D89B5A5AB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2026-03-19T03:04:00Z</dcterms:created>
  <dcterms:modified xsi:type="dcterms:W3CDTF">2026-03-19T03:48:00Z</dcterms:modified>
</cp:coreProperties>
</file>