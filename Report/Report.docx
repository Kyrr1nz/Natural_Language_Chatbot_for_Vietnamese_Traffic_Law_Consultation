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1005" w:tblpY="830"/>
        <w:tblW w:w="1029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6"/>
        <w:gridCol w:w="4820"/>
      </w:tblGrid>
      <w:tr w:rsidR="001A0B53" w:rsidRPr="006406F1" w:rsidTr="00842576">
        <w:trPr>
          <w:trHeight w:val="277"/>
        </w:trPr>
        <w:tc>
          <w:tcPr>
            <w:tcW w:w="5476" w:type="dxa"/>
            <w:hideMark/>
          </w:tcPr>
          <w:p w:rsidR="001A0B53" w:rsidRPr="006406F1" w:rsidRDefault="001A0B53" w:rsidP="00E4098A">
            <w:pPr>
              <w:spacing w:before="0" w:after="0"/>
              <w:ind w:left="33" w:hanging="109"/>
              <w:rPr>
                <w:rFonts w:ascii="Times New Roman" w:eastAsia="Times New Roman" w:hAnsi="Times New Roman" w:cs="Times New Roman"/>
                <w:kern w:val="0"/>
                <w14:ligatures w14:val="none"/>
                <w:rPrChange w:id="0" w:author="HP" w:date="2026-03-20T14:55:00Z">
                  <w:rPr>
                    <w:rFonts w:ascii="Times New Roman" w:eastAsia="Times New Roman" w:hAnsi="Times New Roman" w:cs="Times New Roman"/>
                    <w:kern w:val="0"/>
                    <w:sz w:val="22"/>
                    <w:szCs w:val="22"/>
                    <w14:ligatures w14:val="none"/>
                  </w:rPr>
                </w:rPrChange>
              </w:rPr>
            </w:pPr>
            <w:r w:rsidRPr="006406F1">
              <w:rPr>
                <w:rFonts w:ascii="Times New Roman" w:eastAsia="Times New Roman" w:hAnsi="Times New Roman" w:cs="Times New Roman"/>
                <w:kern w:val="0"/>
                <w14:ligatures w14:val="none"/>
                <w:rPrChange w:id="1" w:author="HP" w:date="2026-03-20T14:55:00Z">
                  <w:rPr>
                    <w:rFonts w:ascii="Times New Roman" w:eastAsia="Times New Roman" w:hAnsi="Times New Roman" w:cs="Times New Roman"/>
                    <w:kern w:val="0"/>
                    <w:sz w:val="22"/>
                    <w:szCs w:val="22"/>
                    <w14:ligatures w14:val="none"/>
                  </w:rPr>
                </w:rPrChange>
              </w:rPr>
              <w:t>HOCHIMINH CITY UNIVERSITY OF TECHNOLOGY</w:t>
            </w:r>
          </w:p>
        </w:tc>
        <w:tc>
          <w:tcPr>
            <w:tcW w:w="4820" w:type="dxa"/>
            <w:hideMark/>
          </w:tcPr>
          <w:p w:rsidR="001A0B53" w:rsidRPr="006406F1" w:rsidRDefault="001A0B53" w:rsidP="00E4098A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  <w:rPrChange w:id="2" w:author="HP" w:date="2026-03-20T14:55:00Z">
                  <w:rPr>
                    <w:rFonts w:ascii="Times New Roman" w:eastAsia="Times New Roman" w:hAnsi="Times New Roman" w:cs="Times New Roman"/>
                    <w:kern w:val="0"/>
                    <w:sz w:val="22"/>
                    <w:szCs w:val="22"/>
                    <w14:ligatures w14:val="none"/>
                  </w:rPr>
                </w:rPrChange>
              </w:rPr>
            </w:pPr>
            <w:r w:rsidRPr="006406F1">
              <w:rPr>
                <w:rFonts w:ascii="Times New Roman" w:eastAsia="Times New Roman" w:hAnsi="Times New Roman" w:cs="Times New Roman"/>
                <w:kern w:val="0"/>
                <w14:ligatures w14:val="none"/>
                <w:rPrChange w:id="3" w:author="HP" w:date="2026-03-20T14:55:00Z">
                  <w:rPr>
                    <w:rFonts w:ascii="Times New Roman" w:eastAsia="Times New Roman" w:hAnsi="Times New Roman" w:cs="Times New Roman"/>
                    <w:kern w:val="0"/>
                    <w:sz w:val="22"/>
                    <w:szCs w:val="22"/>
                    <w14:ligatures w14:val="none"/>
                  </w:rPr>
                </w:rPrChange>
              </w:rPr>
              <w:t>SOCIALIST REPUBLIC OF VIETNAM</w:t>
            </w:r>
          </w:p>
        </w:tc>
      </w:tr>
      <w:tr w:rsidR="001A0B53" w:rsidRPr="006406F1" w:rsidTr="00842576">
        <w:trPr>
          <w:trHeight w:val="270"/>
        </w:trPr>
        <w:tc>
          <w:tcPr>
            <w:tcW w:w="5476" w:type="dxa"/>
            <w:hideMark/>
          </w:tcPr>
          <w:p w:rsidR="001A0B53" w:rsidRPr="006406F1" w:rsidRDefault="001A0B53" w:rsidP="00E4098A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  <w:rPrChange w:id="4" w:author="HP" w:date="2026-03-20T14:55:00Z"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2"/>
                    <w:szCs w:val="22"/>
                    <w14:ligatures w14:val="none"/>
                  </w:rPr>
                </w:rPrChange>
              </w:rPr>
            </w:pPr>
            <w:r w:rsidRPr="006406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  <w:rPrChange w:id="5" w:author="HP" w:date="2026-03-20T14:55:00Z"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2"/>
                    <w:szCs w:val="22"/>
                    <w14:ligatures w14:val="none"/>
                  </w:rPr>
                </w:rPrChange>
              </w:rPr>
              <w:t>INSTITUTE OF INTERNATIONAL EDUCATION</w:t>
            </w:r>
          </w:p>
        </w:tc>
        <w:tc>
          <w:tcPr>
            <w:tcW w:w="4820" w:type="dxa"/>
            <w:vAlign w:val="bottom"/>
            <w:hideMark/>
          </w:tcPr>
          <w:p w:rsidR="001A0B53" w:rsidRPr="006406F1" w:rsidRDefault="001A0B53" w:rsidP="00E4098A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  <w:rPrChange w:id="6" w:author="HP" w:date="2026-03-20T14:55:00Z">
                  <w:rPr>
                    <w:rFonts w:ascii="Times New Roman" w:eastAsia="Times New Roman" w:hAnsi="Times New Roman" w:cs="Times New Roman"/>
                    <w:kern w:val="0"/>
                    <w:sz w:val="22"/>
                    <w:szCs w:val="22"/>
                    <w14:ligatures w14:val="none"/>
                  </w:rPr>
                </w:rPrChange>
              </w:rPr>
            </w:pPr>
            <w:r w:rsidRPr="006406F1">
              <w:rPr>
                <w:rFonts w:ascii="Times New Roman" w:eastAsia="Times New Roman" w:hAnsi="Times New Roman" w:cs="Times New Roman"/>
                <w:kern w:val="0"/>
                <w14:ligatures w14:val="none"/>
                <w:rPrChange w:id="7" w:author="HP" w:date="2026-03-20T14:55:00Z">
                  <w:rPr>
                    <w:rFonts w:ascii="Times New Roman" w:eastAsia="Times New Roman" w:hAnsi="Times New Roman" w:cs="Times New Roman"/>
                    <w:kern w:val="0"/>
                    <w:sz w:val="22"/>
                    <w:szCs w:val="22"/>
                    <w14:ligatures w14:val="none"/>
                  </w:rPr>
                </w:rPrChange>
              </w:rPr>
              <w:t>Independence - Freedom – Happiness</w:t>
            </w:r>
          </w:p>
        </w:tc>
      </w:tr>
    </w:tbl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rPrChange w:id="8" w:author="HP" w:date="2026-03-20T14:55:00Z">
            <w:rPr>
              <w:rFonts w:ascii="Times New Roman" w:hAnsi="Times New Roman" w:cs="Times New Roman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9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0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1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2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3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4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5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6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7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8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19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20" w:author="HP" w:date="2026-03-20T14:55:00Z">
            <w:rPr>
              <w:rFonts w:ascii="Times New Roman" w:hAnsi="Times New Roman" w:cs="Times New Roman"/>
              <w:b/>
            </w:rPr>
          </w:rPrChange>
        </w:rPr>
      </w:pP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21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22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  <w:r w:rsidRPr="006406F1">
        <w:rPr>
          <w:rFonts w:ascii="Times New Roman" w:hAnsi="Times New Roman" w:cs="Times New Roman"/>
          <w:b/>
          <w:rPrChange w:id="23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  <w:t>REPORT</w:t>
      </w: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24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25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  <w:r w:rsidRPr="006406F1">
        <w:rPr>
          <w:rFonts w:ascii="Times New Roman" w:hAnsi="Times New Roman" w:cs="Times New Roman"/>
          <w:b/>
          <w:rPrChange w:id="26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  <w:t xml:space="preserve">Week 01 : Development Environment &amp; UI </w:t>
      </w: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27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  <w:r w:rsidRPr="006406F1">
        <w:rPr>
          <w:rFonts w:ascii="Times New Roman" w:hAnsi="Times New Roman" w:cs="Times New Roman"/>
          <w:b/>
          <w:rPrChange w:id="28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  <w:t>Course: Basic Project</w:t>
      </w: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29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30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rPrChange w:id="31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32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33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34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35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36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37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  <w:r w:rsidRPr="006406F1">
        <w:rPr>
          <w:rFonts w:ascii="Times New Roman" w:hAnsi="Times New Roman" w:cs="Times New Roman"/>
          <w:b/>
          <w:rPrChange w:id="38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  <w:t>Lecturer : Dr. Le Thi Ngoc Tho</w:t>
      </w: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39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40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064825" w:rsidRPr="006406F1" w:rsidRDefault="00064825" w:rsidP="001A0B53">
      <w:pPr>
        <w:spacing w:before="0" w:after="0"/>
        <w:rPr>
          <w:rFonts w:ascii="Times New Roman" w:hAnsi="Times New Roman" w:cs="Times New Roman"/>
          <w:b/>
          <w:rPrChange w:id="41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42" w:author="HP" w:date="2026-03-20T14:55:00Z">
            <w:rPr>
              <w:rFonts w:ascii="Times New Roman" w:hAnsi="Times New Roman" w:cs="Times New Roman"/>
              <w:b/>
              <w:sz w:val="32"/>
            </w:rPr>
          </w:rPrChange>
        </w:rPr>
      </w:pP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43" w:author="HP" w:date="2026-03-20T14:55:00Z">
            <w:rPr>
              <w:rFonts w:ascii="Times New Roman" w:hAnsi="Times New Roman" w:cs="Times New Roman"/>
              <w:b/>
            </w:rPr>
          </w:rPrChange>
        </w:rPr>
      </w:pPr>
      <w:r w:rsidRPr="006406F1">
        <w:rPr>
          <w:rFonts w:ascii="Times New Roman" w:hAnsi="Times New Roman" w:cs="Times New Roman"/>
          <w:b/>
          <w:rPrChange w:id="44" w:author="HP" w:date="2026-03-20T14:55:00Z">
            <w:rPr>
              <w:rFonts w:ascii="Times New Roman" w:hAnsi="Times New Roman" w:cs="Times New Roman"/>
              <w:b/>
            </w:rPr>
          </w:rPrChange>
        </w:rPr>
        <w:t xml:space="preserve">Student 1 : </w:t>
      </w:r>
      <w:r w:rsidRPr="006406F1">
        <w:rPr>
          <w:rFonts w:ascii="Times New Roman" w:hAnsi="Times New Roman" w:cs="Times New Roman"/>
          <w:rPrChange w:id="45" w:author="HP" w:date="2026-03-20T14:55:00Z">
            <w:rPr>
              <w:rFonts w:ascii="Times New Roman" w:hAnsi="Times New Roman" w:cs="Times New Roman"/>
            </w:rPr>
          </w:rPrChange>
        </w:rPr>
        <w:t>Trần Duy Thành</w:t>
      </w:r>
      <w:r w:rsidRPr="006406F1">
        <w:rPr>
          <w:rFonts w:ascii="Times New Roman" w:hAnsi="Times New Roman" w:cs="Times New Roman"/>
          <w:b/>
          <w:rPrChange w:id="46" w:author="HP" w:date="2026-03-20T14:55:00Z">
            <w:rPr>
              <w:rFonts w:ascii="Times New Roman" w:hAnsi="Times New Roman" w:cs="Times New Roman"/>
              <w:b/>
            </w:rPr>
          </w:rPrChange>
        </w:rPr>
        <w:t xml:space="preserve"> </w:t>
      </w:r>
      <w:r w:rsidRPr="006406F1">
        <w:rPr>
          <w:rFonts w:ascii="Times New Roman" w:hAnsi="Times New Roman" w:cs="Times New Roman"/>
          <w:b/>
          <w:rPrChange w:id="47" w:author="HP" w:date="2026-03-20T14:55:00Z">
            <w:rPr>
              <w:rFonts w:ascii="Times New Roman" w:hAnsi="Times New Roman" w:cs="Times New Roman"/>
              <w:b/>
            </w:rPr>
          </w:rPrChange>
        </w:rPr>
        <w:tab/>
      </w:r>
      <w:r w:rsidRPr="006406F1">
        <w:rPr>
          <w:rFonts w:ascii="Times New Roman" w:hAnsi="Times New Roman" w:cs="Times New Roman"/>
          <w:b/>
          <w:rPrChange w:id="48" w:author="HP" w:date="2026-03-20T14:55:00Z">
            <w:rPr>
              <w:rFonts w:ascii="Times New Roman" w:hAnsi="Times New Roman" w:cs="Times New Roman"/>
              <w:b/>
            </w:rPr>
          </w:rPrChange>
        </w:rPr>
        <w:tab/>
      </w:r>
      <w:r w:rsidRPr="006406F1">
        <w:rPr>
          <w:rFonts w:ascii="Times New Roman" w:hAnsi="Times New Roman" w:cs="Times New Roman"/>
          <w:b/>
          <w:rPrChange w:id="49" w:author="HP" w:date="2026-03-20T14:55:00Z">
            <w:rPr>
              <w:rFonts w:ascii="Times New Roman" w:hAnsi="Times New Roman" w:cs="Times New Roman"/>
              <w:b/>
            </w:rPr>
          </w:rPrChange>
        </w:rPr>
        <w:tab/>
      </w:r>
      <w:r w:rsidRPr="006406F1">
        <w:rPr>
          <w:rFonts w:ascii="Times New Roman" w:hAnsi="Times New Roman" w:cs="Times New Roman"/>
          <w:b/>
          <w:rPrChange w:id="50" w:author="HP" w:date="2026-03-20T14:55:00Z">
            <w:rPr>
              <w:rFonts w:ascii="Times New Roman" w:hAnsi="Times New Roman" w:cs="Times New Roman"/>
              <w:b/>
            </w:rPr>
          </w:rPrChange>
        </w:rPr>
        <w:tab/>
        <w:t xml:space="preserve">ID : </w:t>
      </w:r>
      <w:r w:rsidRPr="006406F1">
        <w:rPr>
          <w:rFonts w:ascii="Times New Roman" w:hAnsi="Times New Roman" w:cs="Times New Roman"/>
          <w:rPrChange w:id="51" w:author="HP" w:date="2026-03-20T14:55:00Z">
            <w:rPr>
              <w:rFonts w:ascii="Times New Roman" w:hAnsi="Times New Roman" w:cs="Times New Roman"/>
            </w:rPr>
          </w:rPrChange>
        </w:rPr>
        <w:t>2380602052</w:t>
      </w: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rPrChange w:id="52" w:author="HP" w:date="2026-03-20T14:55:00Z">
            <w:rPr>
              <w:rFonts w:ascii="Times New Roman" w:hAnsi="Times New Roman" w:cs="Times New Roman"/>
            </w:rPr>
          </w:rPrChange>
        </w:rPr>
      </w:pPr>
      <w:r w:rsidRPr="006406F1">
        <w:rPr>
          <w:rFonts w:ascii="Times New Roman" w:hAnsi="Times New Roman" w:cs="Times New Roman"/>
          <w:b/>
          <w:rPrChange w:id="53" w:author="HP" w:date="2026-03-20T14:55:00Z">
            <w:rPr>
              <w:rFonts w:ascii="Times New Roman" w:hAnsi="Times New Roman" w:cs="Times New Roman"/>
              <w:b/>
            </w:rPr>
          </w:rPrChange>
        </w:rPr>
        <w:t xml:space="preserve">Student 2  : </w:t>
      </w:r>
      <w:r w:rsidRPr="006406F1">
        <w:rPr>
          <w:rFonts w:ascii="Times New Roman" w:hAnsi="Times New Roman" w:cs="Times New Roman"/>
          <w:rPrChange w:id="54" w:author="HP" w:date="2026-03-20T14:55:00Z">
            <w:rPr>
              <w:rFonts w:ascii="Times New Roman" w:hAnsi="Times New Roman" w:cs="Times New Roman"/>
            </w:rPr>
          </w:rPrChange>
        </w:rPr>
        <w:t>Nguyễn Đình Quốc</w:t>
      </w:r>
      <w:r w:rsidRPr="006406F1">
        <w:rPr>
          <w:rFonts w:ascii="Times New Roman" w:hAnsi="Times New Roman" w:cs="Times New Roman"/>
          <w:rPrChange w:id="55" w:author="HP" w:date="2026-03-20T14:55:00Z">
            <w:rPr>
              <w:rFonts w:ascii="Times New Roman" w:hAnsi="Times New Roman" w:cs="Times New Roman"/>
            </w:rPr>
          </w:rPrChange>
        </w:rPr>
        <w:tab/>
      </w:r>
      <w:r w:rsidRPr="006406F1">
        <w:rPr>
          <w:rFonts w:ascii="Times New Roman" w:hAnsi="Times New Roman" w:cs="Times New Roman"/>
          <w:rPrChange w:id="56" w:author="HP" w:date="2026-03-20T14:55:00Z">
            <w:rPr>
              <w:rFonts w:ascii="Times New Roman" w:hAnsi="Times New Roman" w:cs="Times New Roman"/>
            </w:rPr>
          </w:rPrChange>
        </w:rPr>
        <w:tab/>
      </w:r>
      <w:r w:rsidRPr="006406F1">
        <w:rPr>
          <w:rFonts w:ascii="Times New Roman" w:hAnsi="Times New Roman" w:cs="Times New Roman"/>
          <w:rPrChange w:id="57" w:author="HP" w:date="2026-03-20T14:55:00Z">
            <w:rPr>
              <w:rFonts w:ascii="Times New Roman" w:hAnsi="Times New Roman" w:cs="Times New Roman"/>
            </w:rPr>
          </w:rPrChange>
        </w:rPr>
        <w:tab/>
      </w:r>
      <w:r w:rsidRPr="006406F1">
        <w:rPr>
          <w:rFonts w:ascii="Times New Roman" w:hAnsi="Times New Roman" w:cs="Times New Roman"/>
          <w:b/>
          <w:rPrChange w:id="58" w:author="HP" w:date="2026-03-20T14:55:00Z">
            <w:rPr>
              <w:rFonts w:ascii="Times New Roman" w:hAnsi="Times New Roman" w:cs="Times New Roman"/>
              <w:b/>
            </w:rPr>
          </w:rPrChange>
        </w:rPr>
        <w:t xml:space="preserve">ID : </w:t>
      </w:r>
      <w:r w:rsidRPr="006406F1">
        <w:rPr>
          <w:rFonts w:ascii="Times New Roman" w:hAnsi="Times New Roman" w:cs="Times New Roman"/>
          <w:rPrChange w:id="59" w:author="HP" w:date="2026-03-20T14:55:00Z">
            <w:rPr>
              <w:rFonts w:ascii="Times New Roman" w:hAnsi="Times New Roman" w:cs="Times New Roman"/>
            </w:rPr>
          </w:rPrChange>
        </w:rPr>
        <w:t>2380601854</w:t>
      </w:r>
    </w:p>
    <w:p w:rsidR="001A0B53" w:rsidRPr="006406F1" w:rsidRDefault="001A0B53" w:rsidP="001A0B53">
      <w:pPr>
        <w:spacing w:before="0" w:after="0"/>
        <w:rPr>
          <w:rFonts w:ascii="Times New Roman" w:hAnsi="Times New Roman" w:cs="Times New Roman"/>
          <w:b/>
          <w:rPrChange w:id="60" w:author="HP" w:date="2026-03-20T14:55:00Z">
            <w:rPr>
              <w:rFonts w:ascii="Times New Roman" w:hAnsi="Times New Roman" w:cs="Times New Roman"/>
              <w:b/>
            </w:rPr>
          </w:rPrChange>
        </w:rPr>
      </w:pPr>
      <w:r w:rsidRPr="006406F1">
        <w:rPr>
          <w:rFonts w:ascii="Times New Roman" w:hAnsi="Times New Roman" w:cs="Times New Roman"/>
          <w:b/>
          <w:rPrChange w:id="61" w:author="HP" w:date="2026-03-20T14:55:00Z">
            <w:rPr>
              <w:rFonts w:ascii="Times New Roman" w:hAnsi="Times New Roman" w:cs="Times New Roman"/>
              <w:b/>
            </w:rPr>
          </w:rPrChange>
        </w:rPr>
        <w:t xml:space="preserve">Student 3 : </w:t>
      </w:r>
      <w:r w:rsidRPr="006406F1">
        <w:rPr>
          <w:rFonts w:ascii="Times New Roman" w:hAnsi="Times New Roman" w:cs="Times New Roman"/>
          <w:rPrChange w:id="62" w:author="HP" w:date="2026-03-20T14:55:00Z">
            <w:rPr>
              <w:rFonts w:ascii="Times New Roman" w:hAnsi="Times New Roman" w:cs="Times New Roman"/>
            </w:rPr>
          </w:rPrChange>
        </w:rPr>
        <w:t>Lê Nguyễn Bảo Khang</w:t>
      </w:r>
      <w:r w:rsidRPr="006406F1">
        <w:rPr>
          <w:rFonts w:ascii="Times New Roman" w:hAnsi="Times New Roman" w:cs="Times New Roman"/>
          <w:rPrChange w:id="63" w:author="HP" w:date="2026-03-20T14:55:00Z">
            <w:rPr>
              <w:rFonts w:ascii="Times New Roman" w:hAnsi="Times New Roman" w:cs="Times New Roman"/>
            </w:rPr>
          </w:rPrChange>
        </w:rPr>
        <w:tab/>
      </w:r>
      <w:r w:rsidRPr="006406F1">
        <w:rPr>
          <w:rFonts w:ascii="Times New Roman" w:hAnsi="Times New Roman" w:cs="Times New Roman"/>
          <w:rPrChange w:id="64" w:author="HP" w:date="2026-03-20T14:55:00Z">
            <w:rPr>
              <w:rFonts w:ascii="Times New Roman" w:hAnsi="Times New Roman" w:cs="Times New Roman"/>
            </w:rPr>
          </w:rPrChange>
        </w:rPr>
        <w:tab/>
      </w:r>
      <w:r w:rsidRPr="006406F1">
        <w:rPr>
          <w:rFonts w:ascii="Times New Roman" w:hAnsi="Times New Roman" w:cs="Times New Roman"/>
          <w:rPrChange w:id="65" w:author="HP" w:date="2026-03-20T14:55:00Z">
            <w:rPr>
              <w:rFonts w:ascii="Times New Roman" w:hAnsi="Times New Roman" w:cs="Times New Roman"/>
            </w:rPr>
          </w:rPrChange>
        </w:rPr>
        <w:tab/>
      </w:r>
      <w:r w:rsidRPr="006406F1">
        <w:rPr>
          <w:rFonts w:ascii="Times New Roman" w:hAnsi="Times New Roman" w:cs="Times New Roman"/>
          <w:b/>
          <w:rPrChange w:id="66" w:author="HP" w:date="2026-03-20T14:55:00Z">
            <w:rPr>
              <w:rFonts w:ascii="Times New Roman" w:hAnsi="Times New Roman" w:cs="Times New Roman"/>
              <w:b/>
            </w:rPr>
          </w:rPrChange>
        </w:rPr>
        <w:t xml:space="preserve">ID : </w:t>
      </w:r>
      <w:r w:rsidRPr="006406F1">
        <w:rPr>
          <w:rFonts w:ascii="Times New Roman" w:hAnsi="Times New Roman" w:cs="Times New Roman"/>
          <w:rPrChange w:id="67" w:author="HP" w:date="2026-03-20T14:55:00Z">
            <w:rPr>
              <w:rFonts w:ascii="Times New Roman" w:hAnsi="Times New Roman" w:cs="Times New Roman"/>
            </w:rPr>
          </w:rPrChange>
        </w:rPr>
        <w:t>2380600979</w:t>
      </w:r>
    </w:p>
    <w:p w:rsidR="001A0B53" w:rsidRPr="006406F1" w:rsidRDefault="001A0B53" w:rsidP="001A0B53">
      <w:pPr>
        <w:rPr>
          <w:rFonts w:ascii="Times New Roman" w:hAnsi="Times New Roman" w:cs="Times New Roman"/>
          <w:rPrChange w:id="68" w:author="HP" w:date="2026-03-20T14:55:00Z">
            <w:rPr/>
          </w:rPrChange>
        </w:rPr>
      </w:pPr>
    </w:p>
    <w:p w:rsidR="001A0B53" w:rsidRPr="006406F1" w:rsidRDefault="001A0B53">
      <w:pPr>
        <w:spacing w:before="0" w:after="160" w:line="259" w:lineRule="auto"/>
        <w:rPr>
          <w:rFonts w:ascii="Times New Roman" w:hAnsi="Times New Roman" w:cs="Times New Roman"/>
          <w:rPrChange w:id="69" w:author="HP" w:date="2026-03-20T14:55:00Z">
            <w:rPr/>
          </w:rPrChange>
        </w:rPr>
      </w:pPr>
      <w:r w:rsidRPr="006406F1">
        <w:rPr>
          <w:rFonts w:ascii="Times New Roman" w:hAnsi="Times New Roman" w:cs="Times New Roman"/>
          <w:rPrChange w:id="70" w:author="HP" w:date="2026-03-20T14:55:00Z">
            <w:rPr/>
          </w:rPrChange>
        </w:rPr>
        <w:br w:type="page"/>
      </w:r>
    </w:p>
    <w:p w:rsidR="001A0B53" w:rsidRPr="006406F1" w:rsidRDefault="001A0B53" w:rsidP="00064825">
      <w:pPr>
        <w:pStyle w:val="Heading1"/>
        <w:rPr>
          <w:rFonts w:ascii="Times New Roman" w:hAnsi="Times New Roman" w:cs="Times New Roman"/>
          <w:sz w:val="24"/>
          <w:szCs w:val="24"/>
          <w:rPrChange w:id="71" w:author="HP" w:date="2026-03-20T14:55:00Z">
            <w:rPr/>
          </w:rPrChange>
        </w:rPr>
      </w:pPr>
      <w:r w:rsidRPr="006406F1">
        <w:rPr>
          <w:rFonts w:ascii="Times New Roman" w:hAnsi="Times New Roman" w:cs="Times New Roman"/>
          <w:sz w:val="24"/>
          <w:szCs w:val="24"/>
          <w:rPrChange w:id="72" w:author="HP" w:date="2026-03-20T14:55:00Z">
            <w:rPr/>
          </w:rPrChange>
        </w:rPr>
        <w:lastRenderedPageBreak/>
        <w:t xml:space="preserve">I. </w:t>
      </w:r>
      <w:r w:rsidR="00064825" w:rsidRPr="006406F1">
        <w:rPr>
          <w:rFonts w:ascii="Times New Roman" w:hAnsi="Times New Roman" w:cs="Times New Roman"/>
          <w:sz w:val="24"/>
          <w:szCs w:val="24"/>
          <w:rPrChange w:id="73" w:author="HP" w:date="2026-03-20T14:55:00Z">
            <w:rPr/>
          </w:rPrChange>
        </w:rPr>
        <w:t xml:space="preserve">Introduction </w:t>
      </w:r>
    </w:p>
    <w:p w:rsidR="00E16109" w:rsidRPr="006406F1" w:rsidRDefault="006406F1" w:rsidP="006406F1">
      <w:pPr>
        <w:spacing w:before="0" w:after="0"/>
        <w:rPr>
          <w:rFonts w:ascii="Times New Roman" w:hAnsi="Times New Roman" w:cs="Times New Roman"/>
          <w:rPrChange w:id="74" w:author="HP" w:date="2026-03-20T14:55:00Z">
            <w:rPr/>
          </w:rPrChange>
        </w:rPr>
        <w:pPrChange w:id="75" w:author="HP" w:date="2026-03-20T14:44:00Z">
          <w:pPr/>
        </w:pPrChange>
      </w:pPr>
      <w:ins w:id="76" w:author="HP" w:date="2026-03-20T14:43:00Z">
        <w:r w:rsidRPr="006406F1">
          <w:rPr>
            <w:rFonts w:ascii="Times New Roman" w:hAnsi="Times New Roman" w:cs="Times New Roman"/>
            <w:rPrChange w:id="77" w:author="HP" w:date="2026-03-20T14:55:00Z">
              <w:rPr/>
            </w:rPrChange>
          </w:rPr>
          <w:t>This project presents a Vietnamese Traffic Law Consultation Chatbot, developed using Artificial Intellige</w:t>
        </w:r>
        <w:r w:rsidRPr="006406F1">
          <w:rPr>
            <w:rFonts w:ascii="Times New Roman" w:hAnsi="Times New Roman" w:cs="Times New Roman"/>
            <w:rPrChange w:id="78" w:author="HP" w:date="2026-03-20T14:55:00Z">
              <w:rPr>
                <w:sz w:val="20"/>
                <w:szCs w:val="20"/>
              </w:rPr>
            </w:rPrChange>
          </w:rPr>
          <w:t xml:space="preserve">nce and the Google Gemini API. </w:t>
        </w:r>
        <w:r w:rsidRPr="006406F1">
          <w:rPr>
            <w:rFonts w:ascii="Times New Roman" w:hAnsi="Times New Roman" w:cs="Times New Roman"/>
            <w:rPrChange w:id="79" w:author="HP" w:date="2026-03-20T14:55:00Z">
              <w:rPr/>
            </w:rPrChange>
          </w:rPr>
          <w:br/>
          <w:t>The system aims to assist users in retrieving legal information related to traffic regulations in Vietnam, including traffic laws, penalties, road signs, an</w:t>
        </w:r>
        <w:r w:rsidRPr="006406F1">
          <w:rPr>
            <w:rFonts w:ascii="Times New Roman" w:hAnsi="Times New Roman" w:cs="Times New Roman"/>
            <w:rPrChange w:id="80" w:author="HP" w:date="2026-03-20T14:55:00Z">
              <w:rPr>
                <w:sz w:val="20"/>
                <w:szCs w:val="20"/>
              </w:rPr>
            </w:rPrChange>
          </w:rPr>
          <w:t>d driving license requirements.</w:t>
        </w:r>
        <w:r w:rsidRPr="006406F1">
          <w:rPr>
            <w:rFonts w:ascii="Times New Roman" w:hAnsi="Times New Roman" w:cs="Times New Roman"/>
            <w:rPrChange w:id="81" w:author="HP" w:date="2026-03-20T14:55:00Z">
              <w:rPr/>
            </w:rPrChange>
          </w:rPr>
          <w:br/>
          <w:t>The chatbot is designed to handle natural language queries and provide accurate legal references in various real-world situations.</w:t>
        </w:r>
      </w:ins>
      <w:del w:id="82" w:author="HP" w:date="2026-03-20T14:43:00Z">
        <w:r w:rsidR="00064825" w:rsidRPr="006406F1" w:rsidDel="006406F1">
          <w:rPr>
            <w:rFonts w:ascii="Times New Roman" w:hAnsi="Times New Roman" w:cs="Times New Roman"/>
            <w:rPrChange w:id="83" w:author="HP" w:date="2026-03-20T14:55:00Z">
              <w:rPr>
                <w:rFonts w:ascii="Times New Roman" w:hAnsi="Times New Roman" w:cs="Times New Roman"/>
              </w:rPr>
            </w:rPrChange>
          </w:rPr>
          <w:delText xml:space="preserve">This chatbot system had build by AI and API of </w:delText>
        </w:r>
      </w:del>
      <w:del w:id="84" w:author="HP" w:date="2026-03-19T10:45:00Z">
        <w:r w:rsidR="00064825" w:rsidRPr="006406F1" w:rsidDel="00BB6CD5">
          <w:rPr>
            <w:rFonts w:ascii="Times New Roman" w:hAnsi="Times New Roman" w:cs="Times New Roman"/>
            <w:rPrChange w:id="85" w:author="HP" w:date="2026-03-20T14:55:00Z">
              <w:rPr>
                <w:rFonts w:ascii="Times New Roman" w:hAnsi="Times New Roman" w:cs="Times New Roman"/>
              </w:rPr>
            </w:rPrChange>
          </w:rPr>
          <w:delText xml:space="preserve">OpenAI, </w:delText>
        </w:r>
      </w:del>
      <w:del w:id="86" w:author="HP" w:date="2026-03-20T14:43:00Z">
        <w:r w:rsidR="00064825" w:rsidRPr="006406F1" w:rsidDel="006406F1">
          <w:rPr>
            <w:rFonts w:ascii="Times New Roman" w:hAnsi="Times New Roman" w:cs="Times New Roman"/>
            <w:rPrChange w:id="87" w:author="HP" w:date="2026-03-20T14:55:00Z">
              <w:rPr>
                <w:rFonts w:ascii="Times New Roman" w:hAnsi="Times New Roman" w:cs="Times New Roman"/>
              </w:rPr>
            </w:rPrChange>
          </w:rPr>
          <w:delText>Google Gemini.</w:delText>
        </w:r>
      </w:del>
      <w:ins w:id="88" w:author="HP" w:date="2026-03-19T10:22:00Z">
        <w:r w:rsidR="00E16109" w:rsidRPr="006406F1">
          <w:rPr>
            <w:rFonts w:ascii="Times New Roman" w:hAnsi="Times New Roman" w:cs="Times New Roman"/>
            <w:rPrChange w:id="89" w:author="HP" w:date="2026-03-20T14:55:00Z">
              <w:rPr/>
            </w:rPrChange>
          </w:rPr>
          <w:t>II Infomation</w:t>
        </w:r>
      </w:ins>
    </w:p>
    <w:p w:rsidR="00064825" w:rsidRPr="006406F1" w:rsidRDefault="00E16109" w:rsidP="00064825">
      <w:pPr>
        <w:pStyle w:val="Heading2"/>
        <w:rPr>
          <w:rFonts w:ascii="Times New Roman" w:hAnsi="Times New Roman" w:cs="Times New Roman"/>
          <w:sz w:val="24"/>
          <w:szCs w:val="24"/>
          <w:rPrChange w:id="90" w:author="HP" w:date="2026-03-20T14:55:00Z">
            <w:rPr/>
          </w:rPrChange>
        </w:rPr>
      </w:pPr>
      <w:ins w:id="91" w:author="HP" w:date="2026-03-19T10:22:00Z">
        <w:r w:rsidRPr="006406F1">
          <w:rPr>
            <w:rFonts w:ascii="Times New Roman" w:hAnsi="Times New Roman" w:cs="Times New Roman"/>
            <w:sz w:val="24"/>
            <w:szCs w:val="24"/>
            <w:rPrChange w:id="92" w:author="HP" w:date="2026-03-20T14:55:00Z">
              <w:rPr/>
            </w:rPrChange>
          </w:rPr>
          <w:t>2</w:t>
        </w:r>
      </w:ins>
      <w:del w:id="93" w:author="HP" w:date="2026-03-19T10:22:00Z">
        <w:r w:rsidR="00064825" w:rsidRPr="006406F1" w:rsidDel="00E16109">
          <w:rPr>
            <w:rFonts w:ascii="Times New Roman" w:hAnsi="Times New Roman" w:cs="Times New Roman"/>
            <w:sz w:val="24"/>
            <w:szCs w:val="24"/>
            <w:rPrChange w:id="94" w:author="HP" w:date="2026-03-20T14:55:00Z">
              <w:rPr/>
            </w:rPrChange>
          </w:rPr>
          <w:delText>1</w:delText>
        </w:r>
      </w:del>
      <w:r w:rsidR="00064825" w:rsidRPr="006406F1">
        <w:rPr>
          <w:rFonts w:ascii="Times New Roman" w:hAnsi="Times New Roman" w:cs="Times New Roman"/>
          <w:sz w:val="24"/>
          <w:szCs w:val="24"/>
          <w:rPrChange w:id="95" w:author="HP" w:date="2026-03-20T14:55:00Z">
            <w:rPr/>
          </w:rPrChange>
        </w:rPr>
        <w:t>.1 Information of the website :</w:t>
      </w:r>
    </w:p>
    <w:p w:rsidR="00064825" w:rsidRPr="006406F1" w:rsidRDefault="00064825" w:rsidP="00064825">
      <w:pPr>
        <w:rPr>
          <w:rFonts w:ascii="Times New Roman" w:hAnsi="Times New Roman" w:cs="Times New Roman"/>
          <w:rPrChange w:id="96" w:author="HP" w:date="2026-03-20T14:55:00Z">
            <w:rPr/>
          </w:rPrChange>
        </w:rPr>
      </w:pPr>
      <w:r w:rsidRPr="006406F1">
        <w:rPr>
          <w:rFonts w:ascii="Times New Roman" w:hAnsi="Times New Roman" w:cs="Times New Roman"/>
          <w:rPrChange w:id="97" w:author="HP" w:date="2026-03-20T14:55:00Z">
            <w:rPr/>
          </w:rPrChange>
        </w:rPr>
        <w:t>Name : VietNamese Traffic Law Consulation</w:t>
      </w:r>
      <w:ins w:id="98" w:author="HP" w:date="2026-03-20T14:44:00Z">
        <w:r w:rsidR="006406F1" w:rsidRPr="006406F1">
          <w:rPr>
            <w:rFonts w:ascii="Times New Roman" w:hAnsi="Times New Roman" w:cs="Times New Roman"/>
            <w:rPrChange w:id="99" w:author="HP" w:date="2026-03-20T14:55:00Z">
              <w:rPr/>
            </w:rPrChange>
          </w:rPr>
          <w:t xml:space="preserve"> Chatbot</w:t>
        </w:r>
      </w:ins>
    </w:p>
    <w:p w:rsidR="00064825" w:rsidRPr="006406F1" w:rsidRDefault="006406F1" w:rsidP="00064825">
      <w:pPr>
        <w:rPr>
          <w:ins w:id="100" w:author="HP" w:date="2026-03-20T14:44:00Z"/>
          <w:rFonts w:ascii="Times New Roman" w:hAnsi="Times New Roman" w:cs="Times New Roman"/>
          <w:rPrChange w:id="101" w:author="HP" w:date="2026-03-20T14:55:00Z">
            <w:rPr>
              <w:ins w:id="102" w:author="HP" w:date="2026-03-20T14:44:00Z"/>
            </w:rPr>
          </w:rPrChange>
        </w:rPr>
      </w:pPr>
      <w:ins w:id="103" w:author="HP" w:date="2026-03-19T10:47:00Z">
        <w:r w:rsidRPr="006406F1">
          <w:rPr>
            <w:rFonts w:ascii="Times New Roman" w:hAnsi="Times New Roman" w:cs="Times New Roman"/>
            <w:rPrChange w:id="104" w:author="HP" w:date="2026-03-20T14:55:00Z">
              <w:rPr/>
            </w:rPrChange>
          </w:rPr>
          <w:t xml:space="preserve">Website : </w:t>
        </w:r>
      </w:ins>
      <w:ins w:id="105" w:author="HP" w:date="2026-03-20T14:44:00Z">
        <w:r w:rsidRPr="006406F1">
          <w:rPr>
            <w:rFonts w:ascii="Times New Roman" w:hAnsi="Times New Roman" w:cs="Times New Roman"/>
            <w:rPrChange w:id="106" w:author="HP" w:date="2026-03-20T14:55:00Z">
              <w:rPr/>
            </w:rPrChange>
          </w:rPr>
          <w:t>updating</w:t>
        </w:r>
      </w:ins>
    </w:p>
    <w:p w:rsidR="006406F1" w:rsidRPr="006406F1" w:rsidRDefault="006406F1" w:rsidP="00064825">
      <w:pPr>
        <w:rPr>
          <w:ins w:id="107" w:author="HP" w:date="2026-03-19T10:47:00Z"/>
          <w:rFonts w:ascii="Times New Roman" w:hAnsi="Times New Roman" w:cs="Times New Roman"/>
          <w:rPrChange w:id="108" w:author="HP" w:date="2026-03-20T14:55:00Z">
            <w:rPr>
              <w:ins w:id="109" w:author="HP" w:date="2026-03-19T10:47:00Z"/>
            </w:rPr>
          </w:rPrChange>
        </w:rPr>
      </w:pPr>
      <w:ins w:id="110" w:author="HP" w:date="2026-03-20T14:44:00Z">
        <w:r w:rsidRPr="006406F1">
          <w:rPr>
            <w:rFonts w:ascii="Times New Roman" w:hAnsi="Times New Roman" w:cs="Times New Roman"/>
            <w:rPrChange w:id="111" w:author="HP" w:date="2026-03-20T14:55:00Z">
              <w:rPr/>
            </w:rPrChange>
          </w:rPr>
          <w:t>Platform :</w:t>
        </w:r>
      </w:ins>
    </w:p>
    <w:p w:rsidR="00BB6CD5" w:rsidRPr="006406F1" w:rsidRDefault="00BB6CD5" w:rsidP="00064825">
      <w:pPr>
        <w:rPr>
          <w:rFonts w:ascii="Times New Roman" w:hAnsi="Times New Roman" w:cs="Times New Roman"/>
          <w:rPrChange w:id="112" w:author="HP" w:date="2026-03-20T14:55:00Z">
            <w:rPr/>
          </w:rPrChange>
        </w:rPr>
      </w:pPr>
    </w:p>
    <w:p w:rsidR="00064825" w:rsidRPr="006406F1" w:rsidRDefault="00E16109">
      <w:pPr>
        <w:pStyle w:val="Heading2"/>
        <w:rPr>
          <w:ins w:id="113" w:author="HP" w:date="2026-03-20T14:55:00Z"/>
          <w:rFonts w:ascii="Times New Roman" w:hAnsi="Times New Roman" w:cs="Times New Roman"/>
          <w:sz w:val="24"/>
          <w:szCs w:val="24"/>
          <w:rPrChange w:id="114" w:author="HP" w:date="2026-03-20T14:55:00Z">
            <w:rPr>
              <w:ins w:id="115" w:author="HP" w:date="2026-03-20T14:55:00Z"/>
            </w:rPr>
          </w:rPrChange>
        </w:rPr>
        <w:pPrChange w:id="116" w:author="HP" w:date="2026-03-19T10:22:00Z">
          <w:pPr/>
        </w:pPrChange>
      </w:pPr>
      <w:ins w:id="117" w:author="HP" w:date="2026-03-19T10:22:00Z">
        <w:r w:rsidRPr="006406F1">
          <w:rPr>
            <w:rFonts w:ascii="Times New Roman" w:hAnsi="Times New Roman" w:cs="Times New Roman"/>
            <w:sz w:val="24"/>
            <w:szCs w:val="24"/>
            <w:rPrChange w:id="118" w:author="HP" w:date="2026-03-20T14:55:00Z">
              <w:rPr/>
            </w:rPrChange>
          </w:rPr>
          <w:t>2</w:t>
        </w:r>
      </w:ins>
      <w:del w:id="119" w:author="HP" w:date="2026-03-19T10:22:00Z">
        <w:r w:rsidR="00064825" w:rsidRPr="006406F1" w:rsidDel="00E16109">
          <w:rPr>
            <w:rFonts w:ascii="Times New Roman" w:hAnsi="Times New Roman" w:cs="Times New Roman"/>
            <w:sz w:val="24"/>
            <w:szCs w:val="24"/>
            <w:rPrChange w:id="120" w:author="HP" w:date="2026-03-20T14:55:00Z">
              <w:rPr/>
            </w:rPrChange>
          </w:rPr>
          <w:delText>1</w:delText>
        </w:r>
      </w:del>
      <w:r w:rsidR="00064825" w:rsidRPr="006406F1">
        <w:rPr>
          <w:rFonts w:ascii="Times New Roman" w:hAnsi="Times New Roman" w:cs="Times New Roman"/>
          <w:sz w:val="24"/>
          <w:szCs w:val="24"/>
          <w:rPrChange w:id="121" w:author="HP" w:date="2026-03-20T14:55:00Z">
            <w:rPr/>
          </w:rPrChange>
        </w:rPr>
        <w:t>.2 Basic Data preprocessing :</w:t>
      </w:r>
    </w:p>
    <w:p w:rsidR="006406F1" w:rsidRPr="006406F1" w:rsidRDefault="006406F1" w:rsidP="006406F1">
      <w:pPr>
        <w:rPr>
          <w:rFonts w:ascii="Times New Roman" w:hAnsi="Times New Roman" w:cs="Times New Roman"/>
          <w:rPrChange w:id="122" w:author="HP" w:date="2026-03-20T14:55:00Z">
            <w:rPr/>
          </w:rPrChange>
        </w:rPr>
        <w:pPrChange w:id="123" w:author="HP" w:date="2026-03-20T14:55:00Z">
          <w:pPr/>
        </w:pPrChange>
      </w:pPr>
      <w:ins w:id="124" w:author="HP" w:date="2026-03-20T14:55:00Z">
        <w:r w:rsidRPr="006406F1">
          <w:rPr>
            <w:rFonts w:ascii="Times New Roman" w:hAnsi="Times New Roman" w:cs="Times New Roman"/>
            <w:rPrChange w:id="125" w:author="HP" w:date="2026-03-20T14:55:00Z">
              <w:rPr/>
            </w:rPrChange>
          </w:rPr>
          <w:t>The collected data is preprocessed before being used in the chatbot system:</w:t>
        </w:r>
        <w:r w:rsidRPr="006406F1">
          <w:rPr>
            <w:rFonts w:ascii="Times New Roman" w:hAnsi="Times New Roman" w:cs="Times New Roman"/>
            <w:rPrChange w:id="126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127" w:author="HP" w:date="2026-03-20T14:55:00Z">
              <w:rPr/>
            </w:rPrChange>
          </w:rPr>
          <w:br/>
          <w:t>- Removing HTML tags and unnecessary symbols</w:t>
        </w:r>
        <w:r w:rsidRPr="006406F1">
          <w:rPr>
            <w:rFonts w:ascii="Times New Roman" w:hAnsi="Times New Roman" w:cs="Times New Roman"/>
            <w:rPrChange w:id="128" w:author="HP" w:date="2026-03-20T14:55:00Z">
              <w:rPr/>
            </w:rPrChange>
          </w:rPr>
          <w:br/>
          <w:t>- Standardizing text format</w:t>
        </w:r>
        <w:r w:rsidRPr="006406F1">
          <w:rPr>
            <w:rFonts w:ascii="Times New Roman" w:hAnsi="Times New Roman" w:cs="Times New Roman"/>
            <w:rPrChange w:id="129" w:author="HP" w:date="2026-03-20T14:55:00Z">
              <w:rPr/>
            </w:rPrChange>
          </w:rPr>
          <w:br/>
          <w:t>- Splitting legal documents into smaller chunks</w:t>
        </w:r>
        <w:r w:rsidRPr="006406F1">
          <w:rPr>
            <w:rFonts w:ascii="Times New Roman" w:hAnsi="Times New Roman" w:cs="Times New Roman"/>
            <w:rPrChange w:id="130" w:author="HP" w:date="2026-03-20T14:55:00Z">
              <w:rPr/>
            </w:rPrChange>
          </w:rPr>
          <w:br/>
          <w:t>- Mapping legal references (article, clause)</w:t>
        </w:r>
        <w:r w:rsidRPr="006406F1">
          <w:rPr>
            <w:rFonts w:ascii="Times New Roman" w:hAnsi="Times New Roman" w:cs="Times New Roman"/>
            <w:rPrChange w:id="131" w:author="HP" w:date="2026-03-20T14:55:00Z">
              <w:rPr/>
            </w:rPrChange>
          </w:rPr>
          <w:br/>
          <w:t>- Converting data into JSON format</w:t>
        </w:r>
        <w:r w:rsidRPr="006406F1">
          <w:rPr>
            <w:rFonts w:ascii="Times New Roman" w:hAnsi="Times New Roman" w:cs="Times New Roman"/>
            <w:rPrChange w:id="132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133" w:author="HP" w:date="2026-03-20T14:55:00Z">
              <w:rPr/>
            </w:rPrChange>
          </w:rPr>
          <w:br/>
          <w:t>This step ensures that the data is clean, structured, and suitable for AI processing.</w:t>
        </w:r>
      </w:ins>
    </w:p>
    <w:p w:rsidR="00E16109" w:rsidRPr="006406F1" w:rsidRDefault="00064825" w:rsidP="00064825">
      <w:pPr>
        <w:spacing w:before="0" w:after="0" w:line="315" w:lineRule="atLeast"/>
        <w:rPr>
          <w:ins w:id="134" w:author="HP" w:date="2026-03-19T10:15:00Z"/>
          <w:rFonts w:ascii="Times New Roman" w:eastAsia="Times New Roman" w:hAnsi="Times New Roman" w:cs="Times New Roman"/>
          <w:color w:val="62748D"/>
          <w:kern w:val="0"/>
          <w14:ligatures w14:val="none"/>
          <w:rPrChange w:id="135" w:author="HP" w:date="2026-03-20T14:55:00Z">
            <w:rPr>
              <w:ins w:id="136" w:author="HP" w:date="2026-03-19T10:15:00Z"/>
              <w:rFonts w:ascii="Roboto" w:eastAsia="Times New Roman" w:hAnsi="Roboto" w:cs="Arial"/>
              <w:color w:val="182940"/>
              <w:kern w:val="0"/>
              <w:sz w:val="23"/>
              <w:szCs w:val="23"/>
              <w14:ligatures w14:val="none"/>
            </w:rPr>
          </w:rPrChange>
        </w:rPr>
      </w:pPr>
      <w:r w:rsidRPr="006406F1">
        <w:rPr>
          <w:rFonts w:ascii="Times New Roman" w:hAnsi="Times New Roman" w:cs="Times New Roman"/>
          <w:rPrChange w:id="137" w:author="HP" w:date="2026-03-20T14:55:00Z">
            <w:rPr/>
          </w:rPrChange>
        </w:rPr>
        <w:t>Arrcording to</w:t>
      </w:r>
      <w:del w:id="138" w:author="HP" w:date="2026-03-19T10:12:00Z">
        <w:r w:rsidRPr="006406F1" w:rsidDel="00064825">
          <w:rPr>
            <w:rFonts w:ascii="Times New Roman" w:hAnsi="Times New Roman" w:cs="Times New Roman"/>
            <w:rPrChange w:id="139" w:author="HP" w:date="2026-03-20T14:55:00Z">
              <w:rPr/>
            </w:rPrChange>
          </w:rPr>
          <w:delText xml:space="preserve"> </w:delText>
        </w:r>
      </w:del>
      <w:ins w:id="140" w:author="HP" w:date="2026-03-19T10:12:00Z">
        <w:r w:rsidRPr="006406F1">
          <w:rPr>
            <w:rFonts w:ascii="Times New Roman" w:hAnsi="Times New Roman" w:cs="Times New Roman"/>
            <w:rPrChange w:id="141" w:author="HP" w:date="2026-03-20T14:55:00Z">
              <w:rPr/>
            </w:rPrChange>
          </w:rPr>
          <w:t xml:space="preserve"> Thư viện pháp luật ( </w:t>
        </w:r>
        <w:r w:rsidRPr="006406F1">
          <w:rPr>
            <w:rFonts w:ascii="Times New Roman" w:hAnsi="Times New Roman" w:cs="Times New Roman"/>
            <w:rPrChange w:id="142" w:author="HP" w:date="2026-03-20T14:55:00Z">
              <w:rPr/>
            </w:rPrChange>
          </w:rPr>
          <w:fldChar w:fldCharType="begin"/>
        </w:r>
        <w:r w:rsidRPr="006406F1">
          <w:rPr>
            <w:rFonts w:ascii="Times New Roman" w:hAnsi="Times New Roman" w:cs="Times New Roman"/>
            <w:rPrChange w:id="143" w:author="HP" w:date="2026-03-20T14:55:00Z">
              <w:rPr/>
            </w:rPrChange>
          </w:rPr>
          <w:instrText xml:space="preserve"> HYPERLINK "https://thuvienphapluat.vn" </w:instrText>
        </w:r>
        <w:r w:rsidRPr="006406F1">
          <w:rPr>
            <w:rFonts w:ascii="Times New Roman" w:hAnsi="Times New Roman" w:cs="Times New Roman"/>
            <w:rPrChange w:id="144" w:author="HP" w:date="2026-03-20T14:55:00Z">
              <w:rPr/>
            </w:rPrChange>
          </w:rPr>
          <w:fldChar w:fldCharType="separate"/>
        </w:r>
        <w:r w:rsidRPr="006406F1">
          <w:rPr>
            <w:rStyle w:val="Hyperlink"/>
            <w:rFonts w:ascii="Times New Roman" w:hAnsi="Times New Roman" w:cs="Times New Roman"/>
            <w:rPrChange w:id="145" w:author="HP" w:date="2026-03-20T14:55:00Z">
              <w:rPr>
                <w:rStyle w:val="Hyperlink"/>
              </w:rPr>
            </w:rPrChange>
          </w:rPr>
          <w:t>https://thuvienphapluat.vn</w:t>
        </w:r>
        <w:r w:rsidRPr="006406F1">
          <w:rPr>
            <w:rFonts w:ascii="Times New Roman" w:hAnsi="Times New Roman" w:cs="Times New Roman"/>
            <w:rPrChange w:id="146" w:author="HP" w:date="2026-03-20T14:55:00Z">
              <w:rPr/>
            </w:rPrChange>
          </w:rPr>
          <w:fldChar w:fldCharType="end"/>
        </w:r>
        <w:r w:rsidRPr="006406F1">
          <w:rPr>
            <w:rFonts w:ascii="Times New Roman" w:hAnsi="Times New Roman" w:cs="Times New Roman"/>
            <w:rPrChange w:id="147" w:author="HP" w:date="2026-03-20T14:55:00Z">
              <w:rPr/>
            </w:rPrChange>
          </w:rPr>
          <w:t xml:space="preserve"> ),</w:t>
        </w:r>
      </w:ins>
      <w:ins w:id="148" w:author="HP" w:date="2026-03-19T10:13:00Z">
        <w:r w:rsidRPr="006406F1">
          <w:rPr>
            <w:rFonts w:ascii="Times New Roman" w:hAnsi="Times New Roman" w:cs="Times New Roman"/>
            <w:rPrChange w:id="149" w:author="HP" w:date="2026-03-20T14:55:00Z">
              <w:rPr/>
            </w:rPrChange>
          </w:rPr>
          <w:t>National Databases about Law (</w:t>
        </w:r>
        <w:r w:rsidRPr="006406F1">
          <w:rPr>
            <w:rFonts w:ascii="Times New Roman" w:hAnsi="Times New Roman" w:cs="Times New Roman"/>
            <w:rPrChange w:id="150" w:author="HP" w:date="2026-03-20T14:55:00Z">
              <w:rPr/>
            </w:rPrChange>
          </w:rPr>
          <w:fldChar w:fldCharType="begin"/>
        </w:r>
        <w:r w:rsidRPr="006406F1">
          <w:rPr>
            <w:rFonts w:ascii="Times New Roman" w:hAnsi="Times New Roman" w:cs="Times New Roman"/>
            <w:rPrChange w:id="151" w:author="HP" w:date="2026-03-20T14:55:00Z">
              <w:rPr/>
            </w:rPrChange>
          </w:rPr>
          <w:instrText xml:space="preserve"> HYPERLINK "https://vbpl.vn/pages/portal.aspx" </w:instrText>
        </w:r>
        <w:r w:rsidRPr="006406F1">
          <w:rPr>
            <w:rFonts w:ascii="Times New Roman" w:hAnsi="Times New Roman" w:cs="Times New Roman"/>
            <w:rPrChange w:id="152" w:author="HP" w:date="2026-03-20T14:55:00Z">
              <w:rPr/>
            </w:rPrChange>
          </w:rPr>
          <w:fldChar w:fldCharType="separate"/>
        </w:r>
        <w:r w:rsidRPr="006406F1">
          <w:rPr>
            <w:rStyle w:val="Hyperlink"/>
            <w:rFonts w:ascii="Times New Roman" w:hAnsi="Times New Roman" w:cs="Times New Roman"/>
            <w:rPrChange w:id="153" w:author="HP" w:date="2026-03-20T14:55:00Z">
              <w:rPr>
                <w:rStyle w:val="Hyperlink"/>
              </w:rPr>
            </w:rPrChange>
          </w:rPr>
          <w:t>https://vbpl.vn/pages/portal.aspx</w:t>
        </w:r>
        <w:r w:rsidRPr="006406F1">
          <w:rPr>
            <w:rFonts w:ascii="Times New Roman" w:hAnsi="Times New Roman" w:cs="Times New Roman"/>
            <w:rPrChange w:id="154" w:author="HP" w:date="2026-03-20T14:55:00Z">
              <w:rPr/>
            </w:rPrChange>
          </w:rPr>
          <w:fldChar w:fldCharType="end"/>
        </w:r>
        <w:r w:rsidRPr="006406F1">
          <w:rPr>
            <w:rFonts w:ascii="Times New Roman" w:hAnsi="Times New Roman" w:cs="Times New Roman"/>
            <w:rPrChange w:id="155" w:author="HP" w:date="2026-03-20T14:55:00Z">
              <w:rPr/>
            </w:rPrChange>
          </w:rPr>
          <w:t xml:space="preserve">) </w:t>
        </w:r>
      </w:ins>
      <w:ins w:id="156" w:author="HP" w:date="2026-03-19T10:14:00Z">
        <w:r w:rsidRPr="006406F1">
          <w:rPr>
            <w:rFonts w:ascii="Times New Roman" w:hAnsi="Times New Roman" w:cs="Times New Roman"/>
            <w:rPrChange w:id="157" w:author="HP" w:date="2026-03-20T14:55:00Z">
              <w:rPr/>
            </w:rPrChange>
          </w:rPr>
          <w:t>and VietNamese Minstry of</w:t>
        </w:r>
      </w:ins>
      <w:ins w:id="158" w:author="HP" w:date="2026-03-19T10:35:00Z">
        <w:r w:rsidR="006D763D" w:rsidRPr="006406F1">
          <w:rPr>
            <w:rFonts w:ascii="Times New Roman" w:hAnsi="Times New Roman" w:cs="Times New Roman"/>
            <w:rPrChange w:id="159" w:author="HP" w:date="2026-03-20T14:55:00Z">
              <w:rPr/>
            </w:rPrChange>
          </w:rPr>
          <w:t xml:space="preserve"> </w:t>
        </w:r>
      </w:ins>
      <w:ins w:id="160" w:author="HP" w:date="2026-03-19T10:14:00Z">
        <w:r w:rsidRPr="006406F1">
          <w:rPr>
            <w:rFonts w:ascii="Times New Roman" w:hAnsi="Times New Roman" w:cs="Times New Roman"/>
            <w:rPrChange w:id="161" w:author="HP" w:date="2026-03-20T14:55:00Z">
              <w:rPr/>
            </w:rPrChange>
          </w:rPr>
          <w:t>Transport(</w:t>
        </w:r>
      </w:ins>
      <w:ins w:id="162" w:author="HP" w:date="2026-03-19T10:19:00Z">
        <w:r w:rsidR="00E16109" w:rsidRPr="006406F1">
          <w:rPr>
            <w:rFonts w:ascii="Times New Roman" w:eastAsia="Times New Roman" w:hAnsi="Times New Roman" w:cs="Times New Roman"/>
            <w:color w:val="0084F3"/>
            <w:kern w:val="0"/>
            <w:u w:val="single"/>
            <w14:ligatures w14:val="none"/>
            <w:rPrChange w:id="163" w:author="HP" w:date="2026-03-20T14:55:00Z">
              <w:rPr>
                <w:rFonts w:ascii="Roboto" w:eastAsia="Times New Roman" w:hAnsi="Roboto" w:cs="Arial"/>
                <w:color w:val="0084F3"/>
                <w:kern w:val="0"/>
                <w:sz w:val="23"/>
                <w:szCs w:val="23"/>
                <w:u w:val="single"/>
                <w14:ligatures w14:val="none"/>
              </w:rPr>
            </w:rPrChange>
          </w:rPr>
          <w:fldChar w:fldCharType="begin"/>
        </w:r>
        <w:r w:rsidR="00E16109" w:rsidRPr="006406F1">
          <w:rPr>
            <w:rFonts w:ascii="Times New Roman" w:eastAsia="Times New Roman" w:hAnsi="Times New Roman" w:cs="Times New Roman"/>
            <w:color w:val="0084F3"/>
            <w:kern w:val="0"/>
            <w:u w:val="single"/>
            <w14:ligatures w14:val="none"/>
            <w:rPrChange w:id="164" w:author="HP" w:date="2026-03-20T14:55:00Z">
              <w:rPr>
                <w:rFonts w:ascii="Roboto" w:eastAsia="Times New Roman" w:hAnsi="Roboto" w:cs="Arial"/>
                <w:color w:val="0084F3"/>
                <w:kern w:val="0"/>
                <w:sz w:val="23"/>
                <w:szCs w:val="23"/>
                <w:u w:val="single"/>
                <w14:ligatures w14:val="none"/>
              </w:rPr>
            </w:rPrChange>
          </w:rPr>
          <w:instrText xml:space="preserve"> HYPERLINK "</w:instrText>
        </w:r>
      </w:ins>
      <w:ins w:id="165" w:author="HP" w:date="2026-03-19T10:15:00Z">
        <w:r w:rsidR="00E16109" w:rsidRPr="006406F1">
          <w:rPr>
            <w:rFonts w:ascii="Times New Roman" w:eastAsia="Times New Roman" w:hAnsi="Times New Roman" w:cs="Times New Roman"/>
            <w:color w:val="0084F3"/>
            <w:kern w:val="0"/>
            <w:u w:val="single"/>
            <w14:ligatures w14:val="none"/>
            <w:rPrChange w:id="166" w:author="HP" w:date="2026-03-20T14:55:00Z">
              <w:rPr>
                <w:rFonts w:ascii="Roboto" w:eastAsia="Times New Roman" w:hAnsi="Roboto" w:cs="Arial"/>
                <w:color w:val="0084F3"/>
                <w:kern w:val="0"/>
                <w:sz w:val="23"/>
                <w:szCs w:val="23"/>
                <w:u w:val="single"/>
                <w14:ligatures w14:val="none"/>
              </w:rPr>
            </w:rPrChange>
          </w:rPr>
          <w:instrText>http://www.mt.gov.vn</w:instrText>
        </w:r>
      </w:ins>
      <w:ins w:id="167" w:author="HP" w:date="2026-03-19T10:19:00Z">
        <w:r w:rsidR="00E16109" w:rsidRPr="006406F1">
          <w:rPr>
            <w:rFonts w:ascii="Times New Roman" w:eastAsia="Times New Roman" w:hAnsi="Times New Roman" w:cs="Times New Roman"/>
            <w:color w:val="0084F3"/>
            <w:kern w:val="0"/>
            <w:u w:val="single"/>
            <w14:ligatures w14:val="none"/>
            <w:rPrChange w:id="168" w:author="HP" w:date="2026-03-20T14:55:00Z">
              <w:rPr>
                <w:rFonts w:ascii="Roboto" w:eastAsia="Times New Roman" w:hAnsi="Roboto" w:cs="Arial"/>
                <w:color w:val="0084F3"/>
                <w:kern w:val="0"/>
                <w:sz w:val="23"/>
                <w:szCs w:val="23"/>
                <w:u w:val="single"/>
                <w14:ligatures w14:val="none"/>
              </w:rPr>
            </w:rPrChange>
          </w:rPr>
          <w:instrText xml:space="preserve">" </w:instrText>
        </w:r>
        <w:r w:rsidR="00E16109" w:rsidRPr="006406F1">
          <w:rPr>
            <w:rFonts w:ascii="Times New Roman" w:eastAsia="Times New Roman" w:hAnsi="Times New Roman" w:cs="Times New Roman"/>
            <w:color w:val="0084F3"/>
            <w:kern w:val="0"/>
            <w:u w:val="single"/>
            <w14:ligatures w14:val="none"/>
            <w:rPrChange w:id="169" w:author="HP" w:date="2026-03-20T14:55:00Z">
              <w:rPr>
                <w:rFonts w:ascii="Roboto" w:eastAsia="Times New Roman" w:hAnsi="Roboto" w:cs="Arial"/>
                <w:color w:val="0084F3"/>
                <w:kern w:val="0"/>
                <w:sz w:val="23"/>
                <w:szCs w:val="23"/>
                <w:u w:val="single"/>
                <w14:ligatures w14:val="none"/>
              </w:rPr>
            </w:rPrChange>
          </w:rPr>
          <w:fldChar w:fldCharType="separate"/>
        </w:r>
      </w:ins>
      <w:ins w:id="170" w:author="HP" w:date="2026-03-19T10:15:00Z">
        <w:r w:rsidR="00E16109" w:rsidRPr="006406F1">
          <w:rPr>
            <w:rStyle w:val="Hyperlink"/>
            <w:rFonts w:ascii="Times New Roman" w:eastAsia="Times New Roman" w:hAnsi="Times New Roman" w:cs="Times New Roman"/>
            <w:kern w:val="0"/>
            <w14:ligatures w14:val="none"/>
            <w:rPrChange w:id="171" w:author="HP" w:date="2026-03-20T14:55:00Z">
              <w:rPr>
                <w:rStyle w:val="Hyperlink"/>
                <w:rFonts w:ascii="Roboto" w:eastAsia="Times New Roman" w:hAnsi="Roboto" w:cs="Arial"/>
                <w:kern w:val="0"/>
                <w:sz w:val="23"/>
                <w:szCs w:val="23"/>
                <w14:ligatures w14:val="none"/>
              </w:rPr>
            </w:rPrChange>
          </w:rPr>
          <w:t>http://www.mt.gov.vn</w:t>
        </w:r>
      </w:ins>
      <w:ins w:id="172" w:author="HP" w:date="2026-03-19T10:19:00Z">
        <w:r w:rsidR="00E16109" w:rsidRPr="006406F1">
          <w:rPr>
            <w:rFonts w:ascii="Times New Roman" w:eastAsia="Times New Roman" w:hAnsi="Times New Roman" w:cs="Times New Roman"/>
            <w:color w:val="0084F3"/>
            <w:kern w:val="0"/>
            <w:u w:val="single"/>
            <w14:ligatures w14:val="none"/>
            <w:rPrChange w:id="173" w:author="HP" w:date="2026-03-20T14:55:00Z">
              <w:rPr>
                <w:rFonts w:ascii="Roboto" w:eastAsia="Times New Roman" w:hAnsi="Roboto" w:cs="Arial"/>
                <w:color w:val="0084F3"/>
                <w:kern w:val="0"/>
                <w:sz w:val="23"/>
                <w:szCs w:val="23"/>
                <w:u w:val="single"/>
                <w14:ligatures w14:val="none"/>
              </w:rPr>
            </w:rPrChange>
          </w:rPr>
          <w:fldChar w:fldCharType="end"/>
        </w:r>
      </w:ins>
      <w:ins w:id="174" w:author="HP" w:date="2026-03-19T10:15:00Z">
        <w:r w:rsidRPr="006406F1">
          <w:rPr>
            <w:rFonts w:ascii="Times New Roman" w:eastAsia="Times New Roman" w:hAnsi="Times New Roman" w:cs="Times New Roman"/>
            <w:color w:val="62748D"/>
            <w:kern w:val="0"/>
            <w14:ligatures w14:val="none"/>
            <w:rPrChange w:id="175" w:author="HP" w:date="2026-03-20T14:55:00Z">
              <w:rPr>
                <w:rFonts w:ascii="Roboto" w:eastAsia="Times New Roman" w:hAnsi="Roboto" w:cs="Arial"/>
                <w:color w:val="62748D"/>
                <w:kern w:val="0"/>
                <w:sz w:val="23"/>
                <w:szCs w:val="23"/>
                <w14:ligatures w14:val="none"/>
              </w:rPr>
            </w:rPrChange>
          </w:rPr>
          <w:t>)</w:t>
        </w:r>
      </w:ins>
      <w:ins w:id="176" w:author="HP" w:date="2026-03-19T10:19:00Z">
        <w:r w:rsidR="00E16109" w:rsidRPr="006406F1">
          <w:rPr>
            <w:rFonts w:ascii="Times New Roman" w:eastAsia="Times New Roman" w:hAnsi="Times New Roman" w:cs="Times New Roman"/>
            <w:color w:val="62748D"/>
            <w:kern w:val="0"/>
            <w14:ligatures w14:val="none"/>
            <w:rPrChange w:id="177" w:author="HP" w:date="2026-03-20T14:55:00Z">
              <w:rPr>
                <w:rFonts w:ascii="Roboto" w:eastAsia="Times New Roman" w:hAnsi="Roboto" w:cs="Arial"/>
                <w:color w:val="62748D"/>
                <w:kern w:val="0"/>
                <w:sz w:val="23"/>
                <w:szCs w:val="23"/>
                <w14:ligatures w14:val="none"/>
              </w:rPr>
            </w:rPrChange>
          </w:rPr>
          <w:t xml:space="preserve">, </w:t>
        </w:r>
        <w:r w:rsidR="00E16109" w:rsidRPr="006406F1"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  <w:rPrChange w:id="178" w:author="HP" w:date="2026-03-20T14:55:00Z">
              <w:rPr>
                <w:rFonts w:ascii="Roboto" w:eastAsia="Times New Roman" w:hAnsi="Roboto" w:cs="Arial"/>
                <w:color w:val="62748D"/>
                <w:kern w:val="0"/>
                <w:sz w:val="23"/>
                <w:szCs w:val="23"/>
                <w14:ligatures w14:val="none"/>
              </w:rPr>
            </w:rPrChange>
          </w:rPr>
          <w:t>dataset for this projec</w:t>
        </w:r>
      </w:ins>
      <w:ins w:id="179" w:author="HP" w:date="2026-03-19T10:20:00Z">
        <w:r w:rsidR="00E16109" w:rsidRPr="006406F1"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  <w:rPrChange w:id="180" w:author="HP" w:date="2026-03-20T14:55:00Z">
              <w:rPr>
                <w:rFonts w:ascii="Roboto" w:eastAsia="Times New Roman" w:hAnsi="Roboto" w:cs="Arial"/>
                <w:color w:val="62748D"/>
                <w:kern w:val="0"/>
                <w:sz w:val="23"/>
                <w:szCs w:val="23"/>
                <w14:ligatures w14:val="none"/>
              </w:rPr>
            </w:rPrChange>
          </w:rPr>
          <w:t xml:space="preserve">t include </w:t>
        </w:r>
        <w:r w:rsidR="00E16109" w:rsidRPr="006406F1">
          <w:rPr>
            <w:rFonts w:ascii="Times New Roman" w:eastAsia="Times New Roman" w:hAnsi="Times New Roman" w:cs="Times New Roman"/>
            <w:color w:val="62748D"/>
            <w:kern w:val="0"/>
            <w14:ligatures w14:val="none"/>
            <w:rPrChange w:id="181" w:author="HP" w:date="2026-03-20T14:55:00Z">
              <w:rPr>
                <w:rFonts w:ascii="Roboto" w:eastAsia="Times New Roman" w:hAnsi="Roboto" w:cs="Arial"/>
                <w:color w:val="62748D"/>
                <w:kern w:val="0"/>
                <w:sz w:val="23"/>
                <w:szCs w:val="23"/>
                <w14:ligatures w14:val="none"/>
              </w:rPr>
            </w:rPrChange>
          </w:rPr>
          <w:t>:</w:t>
        </w:r>
      </w:ins>
    </w:p>
    <w:p w:rsidR="00064825" w:rsidRPr="006406F1" w:rsidRDefault="006406F1" w:rsidP="00064825">
      <w:pPr>
        <w:rPr>
          <w:ins w:id="182" w:author="HP" w:date="2026-03-19T10:21:00Z"/>
          <w:rFonts w:ascii="Times New Roman" w:hAnsi="Times New Roman" w:cs="Times New Roman"/>
          <w:rPrChange w:id="183" w:author="HP" w:date="2026-03-20T14:55:00Z">
            <w:rPr>
              <w:ins w:id="184" w:author="HP" w:date="2026-03-19T10:21:00Z"/>
            </w:rPr>
          </w:rPrChange>
        </w:rPr>
      </w:pPr>
      <w:ins w:id="185" w:author="HP" w:date="2026-03-20T14:46:00Z">
        <w:r w:rsidRPr="006406F1">
          <w:rPr>
            <w:rFonts w:ascii="Times New Roman" w:hAnsi="Times New Roman" w:cs="Times New Roman"/>
            <w:rPrChange w:id="186" w:author="HP" w:date="2026-03-20T14:55:00Z">
              <w:rPr/>
            </w:rPrChange>
          </w:rPr>
          <w:t xml:space="preserve">2.2.1 </w:t>
        </w:r>
      </w:ins>
      <w:ins w:id="187" w:author="HP" w:date="2026-03-19T10:21:00Z">
        <w:r w:rsidR="00E16109" w:rsidRPr="006406F1">
          <w:rPr>
            <w:rFonts w:ascii="Times New Roman" w:hAnsi="Times New Roman" w:cs="Times New Roman"/>
            <w:rPrChange w:id="188" w:author="HP" w:date="2026-03-20T14:55:00Z">
              <w:rPr/>
            </w:rPrChange>
          </w:rPr>
          <w:t>Thư viện pháp luật</w:t>
        </w:r>
      </w:ins>
      <w:ins w:id="189" w:author="HP" w:date="2026-03-20T14:46:00Z">
        <w:r w:rsidRPr="006406F1">
          <w:rPr>
            <w:rFonts w:ascii="Times New Roman" w:hAnsi="Times New Roman" w:cs="Times New Roman"/>
            <w:rPrChange w:id="190" w:author="HP" w:date="2026-03-20T14:55:00Z">
              <w:rPr/>
            </w:rPrChange>
          </w:rPr>
          <w:t xml:space="preserve"> Datas</w:t>
        </w:r>
      </w:ins>
      <w:ins w:id="191" w:author="HP" w:date="2026-03-20T14:47:00Z">
        <w:r w:rsidRPr="006406F1">
          <w:rPr>
            <w:rFonts w:ascii="Times New Roman" w:hAnsi="Times New Roman" w:cs="Times New Roman"/>
            <w:rPrChange w:id="192" w:author="HP" w:date="2026-03-20T14:55:00Z">
              <w:rPr/>
            </w:rPrChange>
          </w:rPr>
          <w:t>et</w:t>
        </w:r>
      </w:ins>
      <w:ins w:id="193" w:author="HP" w:date="2026-03-19T10:21:00Z">
        <w:r w:rsidR="00E16109" w:rsidRPr="006406F1">
          <w:rPr>
            <w:rFonts w:ascii="Times New Roman" w:hAnsi="Times New Roman" w:cs="Times New Roman"/>
            <w:rPrChange w:id="194" w:author="HP" w:date="2026-03-20T14:55:00Z">
              <w:rPr/>
            </w:rPrChange>
          </w:rPr>
          <w:t xml:space="preserve"> :</w:t>
        </w:r>
      </w:ins>
    </w:p>
    <w:p w:rsidR="006406F1" w:rsidRPr="006406F1" w:rsidRDefault="006406F1" w:rsidP="00064825">
      <w:pPr>
        <w:rPr>
          <w:ins w:id="195" w:author="HP" w:date="2026-03-20T14:46:00Z"/>
          <w:rFonts w:ascii="Times New Roman" w:hAnsi="Times New Roman" w:cs="Times New Roman"/>
          <w:rPrChange w:id="196" w:author="HP" w:date="2026-03-20T14:55:00Z">
            <w:rPr>
              <w:ins w:id="197" w:author="HP" w:date="2026-03-20T14:46:00Z"/>
            </w:rPr>
          </w:rPrChange>
        </w:rPr>
      </w:pPr>
      <w:ins w:id="198" w:author="HP" w:date="2026-03-20T14:46:00Z">
        <w:r w:rsidRPr="006406F1">
          <w:rPr>
            <w:rFonts w:ascii="Times New Roman" w:hAnsi="Times New Roman" w:cs="Times New Roman"/>
            <w:rPrChange w:id="199" w:author="HP" w:date="2026-03-20T14:55:00Z">
              <w:rPr/>
            </w:rPrChange>
          </w:rPr>
          <w:t>Structure:</w:t>
        </w:r>
        <w:r w:rsidRPr="006406F1">
          <w:rPr>
            <w:rFonts w:ascii="Times New Roman" w:hAnsi="Times New Roman" w:cs="Times New Roman"/>
            <w:rPrChange w:id="200" w:author="HP" w:date="2026-03-20T14:55:00Z">
              <w:rPr/>
            </w:rPrChange>
          </w:rPr>
          <w:br/>
          <w:t>- chapter</w:t>
        </w:r>
        <w:r w:rsidRPr="006406F1">
          <w:rPr>
            <w:rFonts w:ascii="Times New Roman" w:hAnsi="Times New Roman" w:cs="Times New Roman"/>
            <w:rPrChange w:id="201" w:author="HP" w:date="2026-03-20T14:55:00Z">
              <w:rPr/>
            </w:rPrChange>
          </w:rPr>
          <w:br/>
          <w:t>- article</w:t>
        </w:r>
        <w:r w:rsidRPr="006406F1">
          <w:rPr>
            <w:rFonts w:ascii="Times New Roman" w:hAnsi="Times New Roman" w:cs="Times New Roman"/>
            <w:rPrChange w:id="202" w:author="HP" w:date="2026-03-20T14:55:00Z">
              <w:rPr/>
            </w:rPrChange>
          </w:rPr>
          <w:br/>
          <w:t>- content</w:t>
        </w:r>
      </w:ins>
    </w:p>
    <w:p w:rsidR="006406F1" w:rsidRPr="006406F1" w:rsidRDefault="006406F1" w:rsidP="006D763D">
      <w:pPr>
        <w:rPr>
          <w:ins w:id="203" w:author="HP" w:date="2026-03-20T14:46:00Z"/>
          <w:rFonts w:ascii="Times New Roman" w:hAnsi="Times New Roman" w:cs="Times New Roman"/>
          <w:rPrChange w:id="204" w:author="HP" w:date="2026-03-20T14:55:00Z">
            <w:rPr>
              <w:ins w:id="205" w:author="HP" w:date="2026-03-20T14:46:00Z"/>
            </w:rPr>
          </w:rPrChange>
        </w:rPr>
      </w:pPr>
      <w:ins w:id="206" w:author="HP" w:date="2026-03-20T14:46:00Z">
        <w:r w:rsidRPr="006406F1">
          <w:rPr>
            <w:rFonts w:ascii="Times New Roman" w:hAnsi="Times New Roman" w:cs="Times New Roman"/>
            <w:rPrChange w:id="207" w:author="HP" w:date="2026-03-20T14:55:00Z">
              <w:rPr/>
            </w:rPrChange>
          </w:rPr>
          <w:br/>
          <w:t>Purpose:</w:t>
        </w:r>
        <w:r w:rsidRPr="006406F1">
          <w:rPr>
            <w:rFonts w:ascii="Times New Roman" w:hAnsi="Times New Roman" w:cs="Times New Roman"/>
            <w:rPrChange w:id="208" w:author="HP" w:date="2026-03-20T14:55:00Z">
              <w:rPr/>
            </w:rPrChange>
          </w:rPr>
          <w:br/>
          <w:t>Used to answer general legal questions and provide official law references.</w:t>
        </w:r>
      </w:ins>
    </w:p>
    <w:p w:rsidR="006D763D" w:rsidRPr="006406F1" w:rsidRDefault="006406F1" w:rsidP="006D763D">
      <w:pPr>
        <w:rPr>
          <w:ins w:id="209" w:author="HP" w:date="2026-03-19T10:34:00Z"/>
          <w:rFonts w:ascii="Times New Roman" w:hAnsi="Times New Roman" w:cs="Times New Roman"/>
          <w:rPrChange w:id="210" w:author="HP" w:date="2026-03-20T14:55:00Z">
            <w:rPr>
              <w:ins w:id="211" w:author="HP" w:date="2026-03-19T10:34:00Z"/>
            </w:rPr>
          </w:rPrChange>
        </w:rPr>
      </w:pPr>
      <w:ins w:id="212" w:author="HP" w:date="2026-03-20T14:47:00Z">
        <w:r w:rsidRPr="006406F1">
          <w:rPr>
            <w:rFonts w:ascii="Times New Roman" w:hAnsi="Times New Roman" w:cs="Times New Roman"/>
            <w:rPrChange w:id="213" w:author="HP" w:date="2026-03-20T14:55:00Z">
              <w:rPr/>
            </w:rPrChange>
          </w:rPr>
          <w:t>2.2.2</w:t>
        </w:r>
      </w:ins>
      <w:ins w:id="214" w:author="HP" w:date="2026-03-19T10:34:00Z">
        <w:r w:rsidR="006D763D" w:rsidRPr="006406F1">
          <w:rPr>
            <w:rFonts w:ascii="Times New Roman" w:hAnsi="Times New Roman" w:cs="Times New Roman"/>
            <w:rPrChange w:id="215" w:author="HP" w:date="2026-03-20T14:55:00Z">
              <w:rPr/>
            </w:rPrChange>
          </w:rPr>
          <w:t xml:space="preserve"> National Databases about Law</w:t>
        </w:r>
      </w:ins>
      <w:ins w:id="216" w:author="HP" w:date="2026-03-20T14:47:00Z">
        <w:r w:rsidRPr="006406F1">
          <w:rPr>
            <w:rFonts w:ascii="Times New Roman" w:hAnsi="Times New Roman" w:cs="Times New Roman"/>
            <w:rPrChange w:id="217" w:author="HP" w:date="2026-03-20T14:55:00Z">
              <w:rPr/>
            </w:rPrChange>
          </w:rPr>
          <w:t xml:space="preserve"> Dataset</w:t>
        </w:r>
        <w:r w:rsidRPr="006406F1">
          <w:rPr>
            <w:rFonts w:ascii="Times New Roman" w:hAnsi="Times New Roman" w:cs="Times New Roman"/>
            <w:rPrChange w:id="218" w:author="HP" w:date="2026-03-20T14:55:00Z">
              <w:rPr/>
            </w:rPrChange>
          </w:rPr>
          <w:tab/>
        </w:r>
      </w:ins>
      <w:ins w:id="219" w:author="HP" w:date="2026-03-19T10:34:00Z">
        <w:r w:rsidR="006D763D" w:rsidRPr="006406F1">
          <w:rPr>
            <w:rFonts w:ascii="Times New Roman" w:hAnsi="Times New Roman" w:cs="Times New Roman"/>
            <w:rPrChange w:id="220" w:author="HP" w:date="2026-03-20T14:55:00Z">
              <w:rPr/>
            </w:rPrChange>
          </w:rPr>
          <w:t xml:space="preserve"> :</w:t>
        </w:r>
      </w:ins>
    </w:p>
    <w:p w:rsidR="006D763D" w:rsidRPr="006406F1" w:rsidDel="006D763D" w:rsidRDefault="006406F1">
      <w:pPr>
        <w:rPr>
          <w:del w:id="221" w:author="HP" w:date="2026-03-19T10:35:00Z"/>
          <w:rFonts w:ascii="Times New Roman" w:hAnsi="Times New Roman" w:cs="Times New Roman"/>
          <w:rPrChange w:id="222" w:author="HP" w:date="2026-03-20T14:55:00Z">
            <w:rPr>
              <w:del w:id="223" w:author="HP" w:date="2026-03-19T10:35:00Z"/>
            </w:rPr>
          </w:rPrChange>
        </w:rPr>
      </w:pPr>
      <w:ins w:id="224" w:author="HP" w:date="2026-03-20T14:47:00Z">
        <w:r w:rsidRPr="006406F1">
          <w:rPr>
            <w:rFonts w:ascii="Times New Roman" w:hAnsi="Times New Roman" w:cs="Times New Roman"/>
            <w:rPrChange w:id="225" w:author="HP" w:date="2026-03-20T14:55:00Z">
              <w:rPr/>
            </w:rPrChange>
          </w:rPr>
          <w:t>Collected from:</w:t>
        </w:r>
        <w:r w:rsidRPr="006406F1">
          <w:rPr>
            <w:rFonts w:ascii="Times New Roman" w:hAnsi="Times New Roman" w:cs="Times New Roman"/>
            <w:rPrChange w:id="226" w:author="HP" w:date="2026-03-20T14:55:00Z">
              <w:rPr/>
            </w:rPrChange>
          </w:rPr>
          <w:br/>
          <w:t>- Decree 100/2019/NĐ-CP</w:t>
        </w:r>
        <w:r w:rsidRPr="006406F1">
          <w:rPr>
            <w:rFonts w:ascii="Times New Roman" w:hAnsi="Times New Roman" w:cs="Times New Roman"/>
            <w:rPrChange w:id="227" w:author="HP" w:date="2026-03-20T14:55:00Z">
              <w:rPr/>
            </w:rPrChange>
          </w:rPr>
          <w:br/>
          <w:t>- Decree 123/2021/NĐ-CP</w:t>
        </w:r>
      </w:ins>
    </w:p>
    <w:p w:rsidR="00BE1DF0" w:rsidRPr="006406F1" w:rsidRDefault="00BE1DF0">
      <w:pPr>
        <w:rPr>
          <w:ins w:id="228" w:author="HP" w:date="2026-03-19T10:39:00Z"/>
          <w:rFonts w:ascii="Times New Roman" w:hAnsi="Times New Roman" w:cs="Times New Roman"/>
          <w:noProof/>
          <w:rPrChange w:id="229" w:author="HP" w:date="2026-03-20T14:55:00Z">
            <w:rPr>
              <w:ins w:id="230" w:author="HP" w:date="2026-03-19T10:39:00Z"/>
              <w:noProof/>
            </w:rPr>
          </w:rPrChange>
        </w:rPr>
        <w:pPrChange w:id="231" w:author="HP" w:date="2026-03-19T10:39:00Z">
          <w:pPr>
            <w:jc w:val="center"/>
          </w:pPr>
        </w:pPrChange>
      </w:pPr>
    </w:p>
    <w:p w:rsidR="00BE1DF0" w:rsidRPr="006406F1" w:rsidRDefault="006406F1">
      <w:pPr>
        <w:rPr>
          <w:ins w:id="232" w:author="HP" w:date="2026-03-19T10:39:00Z"/>
          <w:rFonts w:ascii="Times New Roman" w:hAnsi="Times New Roman" w:cs="Times New Roman"/>
          <w:noProof/>
          <w:rPrChange w:id="233" w:author="HP" w:date="2026-03-20T14:55:00Z">
            <w:rPr>
              <w:ins w:id="234" w:author="HP" w:date="2026-03-19T10:39:00Z"/>
              <w:noProof/>
            </w:rPr>
          </w:rPrChange>
        </w:rPr>
        <w:pPrChange w:id="235" w:author="HP" w:date="2026-03-19T10:39:00Z">
          <w:pPr>
            <w:jc w:val="center"/>
          </w:pPr>
        </w:pPrChange>
      </w:pPr>
      <w:ins w:id="236" w:author="HP" w:date="2026-03-20T14:47:00Z">
        <w:r w:rsidRPr="006406F1">
          <w:rPr>
            <w:rFonts w:ascii="Times New Roman" w:hAnsi="Times New Roman" w:cs="Times New Roman"/>
            <w:rPrChange w:id="237" w:author="HP" w:date="2026-03-20T14:55:00Z">
              <w:rPr/>
            </w:rPrChange>
          </w:rPr>
          <w:t>Structure:</w:t>
        </w:r>
        <w:r w:rsidRPr="006406F1">
          <w:rPr>
            <w:rFonts w:ascii="Times New Roman" w:hAnsi="Times New Roman" w:cs="Times New Roman"/>
            <w:rPrChange w:id="238" w:author="HP" w:date="2026-03-20T14:55:00Z">
              <w:rPr/>
            </w:rPrChange>
          </w:rPr>
          <w:br/>
          <w:t>- article</w:t>
        </w:r>
        <w:r w:rsidRPr="006406F1">
          <w:rPr>
            <w:rFonts w:ascii="Times New Roman" w:hAnsi="Times New Roman" w:cs="Times New Roman"/>
            <w:rPrChange w:id="239" w:author="HP" w:date="2026-03-20T14:55:00Z">
              <w:rPr/>
            </w:rPrChange>
          </w:rPr>
          <w:br/>
          <w:t>- clause</w:t>
        </w:r>
        <w:r w:rsidRPr="006406F1">
          <w:rPr>
            <w:rFonts w:ascii="Times New Roman" w:hAnsi="Times New Roman" w:cs="Times New Roman"/>
            <w:rPrChange w:id="240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241" w:author="HP" w:date="2026-03-20T14:55:00Z">
              <w:rPr/>
            </w:rPrChange>
          </w:rPr>
          <w:lastRenderedPageBreak/>
          <w:t>- violation</w:t>
        </w:r>
        <w:r w:rsidRPr="006406F1">
          <w:rPr>
            <w:rFonts w:ascii="Times New Roman" w:hAnsi="Times New Roman" w:cs="Times New Roman"/>
            <w:rPrChange w:id="242" w:author="HP" w:date="2026-03-20T14:55:00Z">
              <w:rPr/>
            </w:rPrChange>
          </w:rPr>
          <w:br/>
          <w:t>- vehicle_type</w:t>
        </w:r>
        <w:r w:rsidRPr="006406F1">
          <w:rPr>
            <w:rFonts w:ascii="Times New Roman" w:hAnsi="Times New Roman" w:cs="Times New Roman"/>
            <w:rPrChange w:id="243" w:author="HP" w:date="2026-03-20T14:55:00Z">
              <w:rPr/>
            </w:rPrChange>
          </w:rPr>
          <w:br/>
          <w:t>- penalty</w:t>
        </w:r>
        <w:r w:rsidRPr="006406F1">
          <w:rPr>
            <w:rFonts w:ascii="Times New Roman" w:hAnsi="Times New Roman" w:cs="Times New Roman"/>
            <w:rPrChange w:id="244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245" w:author="HP" w:date="2026-03-20T14:55:00Z">
              <w:rPr/>
            </w:rPrChange>
          </w:rPr>
          <w:br/>
          <w:t>Purpose:</w:t>
        </w:r>
        <w:r w:rsidRPr="006406F1">
          <w:rPr>
            <w:rFonts w:ascii="Times New Roman" w:hAnsi="Times New Roman" w:cs="Times New Roman"/>
            <w:rPrChange w:id="246" w:author="HP" w:date="2026-03-20T14:55:00Z">
              <w:rPr/>
            </w:rPrChange>
          </w:rPr>
          <w:br/>
          <w:t>Used for answering questions related to fines and violations.</w:t>
        </w:r>
      </w:ins>
    </w:p>
    <w:p w:rsidR="00BE1DF0" w:rsidRPr="006406F1" w:rsidRDefault="006406F1">
      <w:pPr>
        <w:rPr>
          <w:ins w:id="247" w:author="HP" w:date="2026-03-20T14:47:00Z"/>
          <w:rFonts w:ascii="Times New Roman" w:hAnsi="Times New Roman" w:cs="Times New Roman"/>
          <w:rPrChange w:id="248" w:author="HP" w:date="2026-03-20T14:55:00Z">
            <w:rPr>
              <w:ins w:id="249" w:author="HP" w:date="2026-03-20T14:47:00Z"/>
            </w:rPr>
          </w:rPrChange>
        </w:rPr>
        <w:pPrChange w:id="250" w:author="HP" w:date="2026-03-19T10:39:00Z">
          <w:pPr>
            <w:jc w:val="center"/>
          </w:pPr>
        </w:pPrChange>
      </w:pPr>
      <w:ins w:id="251" w:author="HP" w:date="2026-03-20T14:47:00Z">
        <w:r w:rsidRPr="006406F1">
          <w:rPr>
            <w:rFonts w:ascii="Times New Roman" w:hAnsi="Times New Roman" w:cs="Times New Roman"/>
            <w:noProof/>
            <w:rPrChange w:id="252" w:author="HP" w:date="2026-03-20T14:55:00Z">
              <w:rPr>
                <w:noProof/>
              </w:rPr>
            </w:rPrChange>
          </w:rPr>
          <w:t xml:space="preserve">2.2.3 </w:t>
        </w:r>
        <w:r w:rsidRPr="006406F1">
          <w:rPr>
            <w:rFonts w:ascii="Times New Roman" w:hAnsi="Times New Roman" w:cs="Times New Roman"/>
            <w:rPrChange w:id="253" w:author="HP" w:date="2026-03-20T14:55:00Z">
              <w:rPr/>
            </w:rPrChange>
          </w:rPr>
          <w:t>Traffic Sign Dataset</w:t>
        </w:r>
      </w:ins>
    </w:p>
    <w:p w:rsidR="006406F1" w:rsidRPr="006406F1" w:rsidRDefault="006406F1">
      <w:pPr>
        <w:rPr>
          <w:ins w:id="254" w:author="HP" w:date="2026-03-19T10:39:00Z"/>
          <w:rFonts w:ascii="Times New Roman" w:hAnsi="Times New Roman" w:cs="Times New Roman"/>
          <w:noProof/>
          <w:rPrChange w:id="255" w:author="HP" w:date="2026-03-20T14:55:00Z">
            <w:rPr>
              <w:ins w:id="256" w:author="HP" w:date="2026-03-19T10:39:00Z"/>
              <w:noProof/>
            </w:rPr>
          </w:rPrChange>
        </w:rPr>
        <w:pPrChange w:id="257" w:author="HP" w:date="2026-03-19T10:39:00Z">
          <w:pPr>
            <w:jc w:val="center"/>
          </w:pPr>
        </w:pPrChange>
      </w:pPr>
      <w:ins w:id="258" w:author="HP" w:date="2026-03-20T14:47:00Z">
        <w:r w:rsidRPr="006406F1">
          <w:rPr>
            <w:rFonts w:ascii="Times New Roman" w:hAnsi="Times New Roman" w:cs="Times New Roman"/>
            <w:rPrChange w:id="259" w:author="HP" w:date="2026-03-20T14:55:00Z">
              <w:rPr/>
            </w:rPrChange>
          </w:rPr>
          <w:t>Based on QCVN 41:2019/BGTVT.</w:t>
        </w:r>
        <w:r w:rsidRPr="006406F1">
          <w:rPr>
            <w:rFonts w:ascii="Times New Roman" w:hAnsi="Times New Roman" w:cs="Times New Roman"/>
            <w:rPrChange w:id="260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261" w:author="HP" w:date="2026-03-20T14:55:00Z">
              <w:rPr/>
            </w:rPrChange>
          </w:rPr>
          <w:br/>
          <w:t>Structure:</w:t>
        </w:r>
        <w:r w:rsidRPr="006406F1">
          <w:rPr>
            <w:rFonts w:ascii="Times New Roman" w:hAnsi="Times New Roman" w:cs="Times New Roman"/>
            <w:rPrChange w:id="262" w:author="HP" w:date="2026-03-20T14:55:00Z">
              <w:rPr/>
            </w:rPrChange>
          </w:rPr>
          <w:br/>
          <w:t>- sign_code</w:t>
        </w:r>
        <w:r w:rsidRPr="006406F1">
          <w:rPr>
            <w:rFonts w:ascii="Times New Roman" w:hAnsi="Times New Roman" w:cs="Times New Roman"/>
            <w:rPrChange w:id="263" w:author="HP" w:date="2026-03-20T14:55:00Z">
              <w:rPr/>
            </w:rPrChange>
          </w:rPr>
          <w:br/>
          <w:t>- sign_name</w:t>
        </w:r>
        <w:r w:rsidRPr="006406F1">
          <w:rPr>
            <w:rFonts w:ascii="Times New Roman" w:hAnsi="Times New Roman" w:cs="Times New Roman"/>
            <w:rPrChange w:id="264" w:author="HP" w:date="2026-03-20T14:55:00Z">
              <w:rPr/>
            </w:rPrChange>
          </w:rPr>
          <w:br/>
          <w:t>- sign_type</w:t>
        </w:r>
        <w:r w:rsidRPr="006406F1">
          <w:rPr>
            <w:rFonts w:ascii="Times New Roman" w:hAnsi="Times New Roman" w:cs="Times New Roman"/>
            <w:rPrChange w:id="265" w:author="HP" w:date="2026-03-20T14:55:00Z">
              <w:rPr/>
            </w:rPrChange>
          </w:rPr>
          <w:br/>
          <w:t>- description</w:t>
        </w:r>
        <w:r w:rsidRPr="006406F1">
          <w:rPr>
            <w:rFonts w:ascii="Times New Roman" w:hAnsi="Times New Roman" w:cs="Times New Roman"/>
            <w:rPrChange w:id="266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267" w:author="HP" w:date="2026-03-20T14:55:00Z">
              <w:rPr/>
            </w:rPrChange>
          </w:rPr>
          <w:br/>
          <w:t>Example:</w:t>
        </w:r>
        <w:r w:rsidRPr="006406F1">
          <w:rPr>
            <w:rFonts w:ascii="Times New Roman" w:hAnsi="Times New Roman" w:cs="Times New Roman"/>
            <w:rPrChange w:id="268" w:author="HP" w:date="2026-03-20T14:55:00Z">
              <w:rPr/>
            </w:rPrChange>
          </w:rPr>
          <w:br/>
          <w:t>- P.124: No Left Turn</w:t>
        </w:r>
        <w:r w:rsidRPr="006406F1">
          <w:rPr>
            <w:rFonts w:ascii="Times New Roman" w:hAnsi="Times New Roman" w:cs="Times New Roman"/>
            <w:rPrChange w:id="269" w:author="HP" w:date="2026-03-20T14:55:00Z">
              <w:rPr/>
            </w:rPrChange>
          </w:rPr>
          <w:br/>
          <w:t>- R.407: One-way road</w:t>
        </w:r>
        <w:r w:rsidRPr="006406F1">
          <w:rPr>
            <w:rFonts w:ascii="Times New Roman" w:hAnsi="Times New Roman" w:cs="Times New Roman"/>
            <w:rPrChange w:id="270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271" w:author="HP" w:date="2026-03-20T14:55:00Z">
              <w:rPr/>
            </w:rPrChange>
          </w:rPr>
          <w:br/>
          <w:t>Purpose:</w:t>
        </w:r>
        <w:r w:rsidRPr="006406F1">
          <w:rPr>
            <w:rFonts w:ascii="Times New Roman" w:hAnsi="Times New Roman" w:cs="Times New Roman"/>
            <w:rPrChange w:id="272" w:author="HP" w:date="2026-03-20T14:55:00Z">
              <w:rPr/>
            </w:rPrChange>
          </w:rPr>
          <w:br/>
          <w:t>Supports recognition and explanation of traffic signs.</w:t>
        </w:r>
      </w:ins>
    </w:p>
    <w:p w:rsidR="00BE1DF0" w:rsidRPr="006406F1" w:rsidRDefault="00BE1DF0">
      <w:pPr>
        <w:rPr>
          <w:ins w:id="273" w:author="HP" w:date="2026-03-19T10:39:00Z"/>
          <w:rFonts w:ascii="Times New Roman" w:hAnsi="Times New Roman" w:cs="Times New Roman"/>
          <w:noProof/>
          <w:rPrChange w:id="274" w:author="HP" w:date="2026-03-20T14:55:00Z">
            <w:rPr>
              <w:ins w:id="275" w:author="HP" w:date="2026-03-19T10:39:00Z"/>
              <w:noProof/>
            </w:rPr>
          </w:rPrChange>
        </w:rPr>
        <w:pPrChange w:id="276" w:author="HP" w:date="2026-03-19T10:39:00Z">
          <w:pPr>
            <w:jc w:val="center"/>
          </w:pPr>
        </w:pPrChange>
      </w:pPr>
    </w:p>
    <w:p w:rsidR="00BE1DF0" w:rsidRPr="006406F1" w:rsidRDefault="006406F1">
      <w:pPr>
        <w:rPr>
          <w:ins w:id="277" w:author="HP" w:date="2026-03-20T14:48:00Z"/>
          <w:rFonts w:ascii="Times New Roman" w:hAnsi="Times New Roman" w:cs="Times New Roman"/>
          <w:noProof/>
          <w:rPrChange w:id="278" w:author="HP" w:date="2026-03-20T14:55:00Z">
            <w:rPr>
              <w:ins w:id="279" w:author="HP" w:date="2026-03-20T14:48:00Z"/>
              <w:noProof/>
            </w:rPr>
          </w:rPrChange>
        </w:rPr>
        <w:pPrChange w:id="280" w:author="HP" w:date="2026-03-19T10:39:00Z">
          <w:pPr>
            <w:jc w:val="center"/>
          </w:pPr>
        </w:pPrChange>
      </w:pPr>
      <w:ins w:id="281" w:author="HP" w:date="2026-03-20T14:47:00Z">
        <w:r w:rsidRPr="006406F1">
          <w:rPr>
            <w:rFonts w:ascii="Times New Roman" w:hAnsi="Times New Roman" w:cs="Times New Roman"/>
            <w:noProof/>
            <w:rPrChange w:id="282" w:author="HP" w:date="2026-03-20T14:55:00Z">
              <w:rPr>
                <w:noProof/>
              </w:rPr>
            </w:rPrChange>
          </w:rPr>
          <w:t>2.2.4</w:t>
        </w:r>
      </w:ins>
      <w:ins w:id="283" w:author="HP" w:date="2026-03-20T14:48:00Z">
        <w:r w:rsidRPr="006406F1">
          <w:rPr>
            <w:rFonts w:ascii="Times New Roman" w:hAnsi="Times New Roman" w:cs="Times New Roman"/>
            <w:noProof/>
            <w:rPrChange w:id="284" w:author="HP" w:date="2026-03-20T14:55:00Z">
              <w:rPr>
                <w:noProof/>
              </w:rPr>
            </w:rPrChange>
          </w:rPr>
          <w:t xml:space="preserve"> Driving Liences Dataset :</w:t>
        </w:r>
      </w:ins>
    </w:p>
    <w:p w:rsidR="006406F1" w:rsidRPr="006406F1" w:rsidRDefault="006406F1">
      <w:pPr>
        <w:rPr>
          <w:ins w:id="285" w:author="HP" w:date="2026-03-19T10:39:00Z"/>
          <w:rFonts w:ascii="Times New Roman" w:hAnsi="Times New Roman" w:cs="Times New Roman"/>
          <w:noProof/>
          <w:rPrChange w:id="286" w:author="HP" w:date="2026-03-20T14:55:00Z">
            <w:rPr>
              <w:ins w:id="287" w:author="HP" w:date="2026-03-19T10:39:00Z"/>
              <w:noProof/>
            </w:rPr>
          </w:rPrChange>
        </w:rPr>
        <w:pPrChange w:id="288" w:author="HP" w:date="2026-03-19T10:39:00Z">
          <w:pPr>
            <w:jc w:val="center"/>
          </w:pPr>
        </w:pPrChange>
      </w:pPr>
      <w:ins w:id="289" w:author="HP" w:date="2026-03-20T14:48:00Z">
        <w:r w:rsidRPr="006406F1">
          <w:rPr>
            <w:rFonts w:ascii="Times New Roman" w:hAnsi="Times New Roman" w:cs="Times New Roman"/>
            <w:rPrChange w:id="290" w:author="HP" w:date="2026-03-20T14:55:00Z">
              <w:rPr/>
            </w:rPrChange>
          </w:rPr>
          <w:t>Structure:</w:t>
        </w:r>
        <w:r w:rsidRPr="006406F1">
          <w:rPr>
            <w:rFonts w:ascii="Times New Roman" w:hAnsi="Times New Roman" w:cs="Times New Roman"/>
            <w:rPrChange w:id="291" w:author="HP" w:date="2026-03-20T14:55:00Z">
              <w:rPr/>
            </w:rPrChange>
          </w:rPr>
          <w:br/>
          <w:t>- license_type</w:t>
        </w:r>
        <w:r w:rsidRPr="006406F1">
          <w:rPr>
            <w:rFonts w:ascii="Times New Roman" w:hAnsi="Times New Roman" w:cs="Times New Roman"/>
            <w:rPrChange w:id="292" w:author="HP" w:date="2026-03-20T14:55:00Z">
              <w:rPr/>
            </w:rPrChange>
          </w:rPr>
          <w:br/>
          <w:t>- age_requirement</w:t>
        </w:r>
        <w:r w:rsidRPr="006406F1">
          <w:rPr>
            <w:rFonts w:ascii="Times New Roman" w:hAnsi="Times New Roman" w:cs="Times New Roman"/>
            <w:rPrChange w:id="293" w:author="HP" w:date="2026-03-20T14:55:00Z">
              <w:rPr/>
            </w:rPrChange>
          </w:rPr>
          <w:br/>
          <w:t>- conditions</w:t>
        </w:r>
        <w:r w:rsidRPr="006406F1">
          <w:rPr>
            <w:rFonts w:ascii="Times New Roman" w:hAnsi="Times New Roman" w:cs="Times New Roman"/>
            <w:rPrChange w:id="294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295" w:author="HP" w:date="2026-03-20T14:55:00Z">
              <w:rPr/>
            </w:rPrChange>
          </w:rPr>
          <w:br/>
          <w:t>Example:</w:t>
        </w:r>
        <w:r w:rsidRPr="006406F1">
          <w:rPr>
            <w:rFonts w:ascii="Times New Roman" w:hAnsi="Times New Roman" w:cs="Times New Roman"/>
            <w:rPrChange w:id="296" w:author="HP" w:date="2026-03-20T14:55:00Z">
              <w:rPr/>
            </w:rPrChange>
          </w:rPr>
          <w:br/>
          <w:t>- A1, A2, B1, B2</w:t>
        </w:r>
        <w:r w:rsidRPr="006406F1">
          <w:rPr>
            <w:rFonts w:ascii="Times New Roman" w:hAnsi="Times New Roman" w:cs="Times New Roman"/>
            <w:rPrChange w:id="297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298" w:author="HP" w:date="2026-03-20T14:55:00Z">
              <w:rPr/>
            </w:rPrChange>
          </w:rPr>
          <w:br/>
          <w:t>Purpose:</w:t>
        </w:r>
        <w:r w:rsidRPr="006406F1">
          <w:rPr>
            <w:rFonts w:ascii="Times New Roman" w:hAnsi="Times New Roman" w:cs="Times New Roman"/>
            <w:rPrChange w:id="299" w:author="HP" w:date="2026-03-20T14:55:00Z">
              <w:rPr/>
            </w:rPrChange>
          </w:rPr>
          <w:br/>
          <w:t>Provides information about licensing requirements.</w:t>
        </w:r>
      </w:ins>
    </w:p>
    <w:p w:rsidR="00BE1DF0" w:rsidRPr="006406F1" w:rsidRDefault="006406F1">
      <w:pPr>
        <w:rPr>
          <w:ins w:id="300" w:author="HP" w:date="2026-03-20T14:54:00Z"/>
          <w:rFonts w:ascii="Times New Roman" w:hAnsi="Times New Roman" w:cs="Times New Roman"/>
          <w:rPrChange w:id="301" w:author="HP" w:date="2026-03-20T14:55:00Z">
            <w:rPr>
              <w:ins w:id="302" w:author="HP" w:date="2026-03-20T14:54:00Z"/>
            </w:rPr>
          </w:rPrChange>
        </w:rPr>
        <w:pPrChange w:id="303" w:author="HP" w:date="2026-03-19T10:39:00Z">
          <w:pPr>
            <w:jc w:val="center"/>
          </w:pPr>
        </w:pPrChange>
      </w:pPr>
      <w:ins w:id="304" w:author="HP" w:date="2026-03-20T14:54:00Z">
        <w:r w:rsidRPr="006406F1">
          <w:rPr>
            <w:rFonts w:ascii="Times New Roman" w:hAnsi="Times New Roman" w:cs="Times New Roman"/>
            <w:noProof/>
            <w:rPrChange w:id="305" w:author="HP" w:date="2026-03-20T14:55:00Z">
              <w:rPr>
                <w:noProof/>
              </w:rPr>
            </w:rPrChange>
          </w:rPr>
          <w:t xml:space="preserve">2.2.5 </w:t>
        </w:r>
        <w:r w:rsidRPr="006406F1">
          <w:rPr>
            <w:rFonts w:ascii="Times New Roman" w:hAnsi="Times New Roman" w:cs="Times New Roman"/>
            <w:rPrChange w:id="306" w:author="HP" w:date="2026-03-20T14:55:00Z">
              <w:rPr/>
            </w:rPrChange>
          </w:rPr>
          <w:t>Administrative Violation Law Dataset</w:t>
        </w:r>
        <w:r w:rsidRPr="006406F1">
          <w:rPr>
            <w:rFonts w:ascii="Times New Roman" w:hAnsi="Times New Roman" w:cs="Times New Roman"/>
            <w:rPrChange w:id="307" w:author="HP" w:date="2026-03-20T14:55:00Z">
              <w:rPr/>
            </w:rPrChange>
          </w:rPr>
          <w:t xml:space="preserve"> :</w:t>
        </w:r>
      </w:ins>
    </w:p>
    <w:p w:rsidR="006406F1" w:rsidRPr="006406F1" w:rsidRDefault="006406F1">
      <w:pPr>
        <w:rPr>
          <w:ins w:id="308" w:author="HP" w:date="2026-03-19T10:39:00Z"/>
          <w:rFonts w:ascii="Times New Roman" w:hAnsi="Times New Roman" w:cs="Times New Roman"/>
          <w:noProof/>
          <w:rPrChange w:id="309" w:author="HP" w:date="2026-03-20T14:55:00Z">
            <w:rPr>
              <w:ins w:id="310" w:author="HP" w:date="2026-03-19T10:39:00Z"/>
              <w:noProof/>
            </w:rPr>
          </w:rPrChange>
        </w:rPr>
        <w:pPrChange w:id="311" w:author="HP" w:date="2026-03-19T10:39:00Z">
          <w:pPr>
            <w:jc w:val="center"/>
          </w:pPr>
        </w:pPrChange>
      </w:pPr>
      <w:ins w:id="312" w:author="HP" w:date="2026-03-20T14:54:00Z">
        <w:r w:rsidRPr="006406F1">
          <w:rPr>
            <w:rFonts w:ascii="Times New Roman" w:hAnsi="Times New Roman" w:cs="Times New Roman"/>
            <w:rPrChange w:id="313" w:author="HP" w:date="2026-03-20T14:55:00Z">
              <w:rPr/>
            </w:rPrChange>
          </w:rPr>
          <w:t>Based on the Law on Handling Administrative Violations 2012.</w:t>
        </w:r>
        <w:r w:rsidRPr="006406F1">
          <w:rPr>
            <w:rFonts w:ascii="Times New Roman" w:hAnsi="Times New Roman" w:cs="Times New Roman"/>
            <w:rPrChange w:id="314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315" w:author="HP" w:date="2026-03-20T14:55:00Z">
              <w:rPr/>
            </w:rPrChange>
          </w:rPr>
          <w:br/>
          <w:t>Structure:</w:t>
        </w:r>
        <w:r w:rsidRPr="006406F1">
          <w:rPr>
            <w:rFonts w:ascii="Times New Roman" w:hAnsi="Times New Roman" w:cs="Times New Roman"/>
            <w:rPrChange w:id="316" w:author="HP" w:date="2026-03-20T14:55:00Z">
              <w:rPr/>
            </w:rPrChange>
          </w:rPr>
          <w:br/>
          <w:t>- penalty_procedure</w:t>
        </w:r>
        <w:r w:rsidRPr="006406F1">
          <w:rPr>
            <w:rFonts w:ascii="Times New Roman" w:hAnsi="Times New Roman" w:cs="Times New Roman"/>
            <w:rPrChange w:id="317" w:author="HP" w:date="2026-03-20T14:55:00Z">
              <w:rPr/>
            </w:rPrChange>
          </w:rPr>
          <w:br/>
          <w:t>- authority</w:t>
        </w:r>
        <w:r w:rsidRPr="006406F1">
          <w:rPr>
            <w:rFonts w:ascii="Times New Roman" w:hAnsi="Times New Roman" w:cs="Times New Roman"/>
            <w:rPrChange w:id="318" w:author="HP" w:date="2026-03-20T14:55:00Z">
              <w:rPr/>
            </w:rPrChange>
          </w:rPr>
          <w:br/>
          <w:t>- deadline</w:t>
        </w:r>
        <w:r w:rsidRPr="006406F1">
          <w:rPr>
            <w:rFonts w:ascii="Times New Roman" w:hAnsi="Times New Roman" w:cs="Times New Roman"/>
            <w:rPrChange w:id="319" w:author="HP" w:date="2026-03-20T14:55:00Z">
              <w:rPr/>
            </w:rPrChange>
          </w:rPr>
          <w:br/>
        </w:r>
        <w:r w:rsidRPr="006406F1">
          <w:rPr>
            <w:rFonts w:ascii="Times New Roman" w:hAnsi="Times New Roman" w:cs="Times New Roman"/>
            <w:rPrChange w:id="320" w:author="HP" w:date="2026-03-20T14:55:00Z">
              <w:rPr/>
            </w:rPrChange>
          </w:rPr>
          <w:br/>
          <w:t>Purpose:</w:t>
        </w:r>
        <w:r w:rsidRPr="006406F1">
          <w:rPr>
            <w:rFonts w:ascii="Times New Roman" w:hAnsi="Times New Roman" w:cs="Times New Roman"/>
            <w:rPrChange w:id="321" w:author="HP" w:date="2026-03-20T14:55:00Z">
              <w:rPr/>
            </w:rPrChange>
          </w:rPr>
          <w:br/>
          <w:t>Explains legal procedures and enforcement authority.</w:t>
        </w:r>
      </w:ins>
    </w:p>
    <w:p w:rsidR="00BE1DF0" w:rsidRPr="006406F1" w:rsidRDefault="00BE1DF0">
      <w:pPr>
        <w:pStyle w:val="Heading1"/>
        <w:rPr>
          <w:ins w:id="322" w:author="HP" w:date="2026-03-19T10:40:00Z"/>
          <w:rFonts w:ascii="Times New Roman" w:hAnsi="Times New Roman" w:cs="Times New Roman"/>
          <w:noProof/>
          <w:sz w:val="24"/>
          <w:szCs w:val="24"/>
          <w:rPrChange w:id="323" w:author="HP" w:date="2026-03-20T14:55:00Z">
            <w:rPr>
              <w:ins w:id="324" w:author="HP" w:date="2026-03-19T10:40:00Z"/>
              <w:noProof/>
            </w:rPr>
          </w:rPrChange>
        </w:rPr>
        <w:pPrChange w:id="325" w:author="HP" w:date="2026-03-19T10:40:00Z">
          <w:pPr>
            <w:jc w:val="center"/>
          </w:pPr>
        </w:pPrChange>
      </w:pPr>
      <w:ins w:id="326" w:author="HP" w:date="2026-03-19T10:40:00Z">
        <w:r w:rsidRPr="006406F1">
          <w:rPr>
            <w:rFonts w:ascii="Times New Roman" w:hAnsi="Times New Roman" w:cs="Times New Roman"/>
            <w:noProof/>
            <w:sz w:val="24"/>
            <w:szCs w:val="24"/>
            <w:rPrChange w:id="327" w:author="HP" w:date="2026-03-20T14:55:00Z">
              <w:rPr>
                <w:noProof/>
              </w:rPr>
            </w:rPrChange>
          </w:rPr>
          <w:lastRenderedPageBreak/>
          <w:t>III Diagram – Flowchart</w:t>
        </w:r>
      </w:ins>
    </w:p>
    <w:p w:rsidR="00BE1DF0" w:rsidRPr="006406F1" w:rsidRDefault="00BE1DF0">
      <w:pPr>
        <w:pStyle w:val="Heading2"/>
        <w:rPr>
          <w:ins w:id="328" w:author="HP" w:date="2026-03-19T10:39:00Z"/>
          <w:rFonts w:ascii="Times New Roman" w:hAnsi="Times New Roman" w:cs="Times New Roman"/>
          <w:noProof/>
          <w:sz w:val="24"/>
          <w:szCs w:val="24"/>
          <w:rPrChange w:id="329" w:author="HP" w:date="2026-03-20T14:55:00Z">
            <w:rPr>
              <w:ins w:id="330" w:author="HP" w:date="2026-03-19T10:39:00Z"/>
              <w:noProof/>
            </w:rPr>
          </w:rPrChange>
        </w:rPr>
        <w:pPrChange w:id="331" w:author="HP" w:date="2026-03-19T10:44:00Z">
          <w:pPr>
            <w:jc w:val="center"/>
          </w:pPr>
        </w:pPrChange>
      </w:pPr>
      <w:ins w:id="332" w:author="HP" w:date="2026-03-19T10:40:00Z">
        <w:r w:rsidRPr="006406F1">
          <w:rPr>
            <w:rFonts w:ascii="Times New Roman" w:hAnsi="Times New Roman" w:cs="Times New Roman"/>
            <w:noProof/>
            <w:sz w:val="24"/>
            <w:szCs w:val="24"/>
            <w:rPrChange w:id="333" w:author="HP" w:date="2026-03-20T14:55:00Z">
              <w:rPr>
                <w:noProof/>
              </w:rPr>
            </w:rPrChange>
          </w:rPr>
          <w:t>3.1 UseCase</w:t>
        </w:r>
      </w:ins>
    </w:p>
    <w:p w:rsidR="00BB6CD5" w:rsidRPr="006406F1" w:rsidRDefault="00BE1DF0">
      <w:pPr>
        <w:rPr>
          <w:ins w:id="334" w:author="HP" w:date="2026-03-19T10:44:00Z"/>
          <w:rFonts w:ascii="Times New Roman" w:hAnsi="Times New Roman" w:cs="Times New Roman"/>
          <w:rPrChange w:id="335" w:author="HP" w:date="2026-03-20T14:55:00Z">
            <w:rPr>
              <w:ins w:id="336" w:author="HP" w:date="2026-03-19T10:44:00Z"/>
            </w:rPr>
          </w:rPrChange>
        </w:rPr>
        <w:pPrChange w:id="337" w:author="HP" w:date="2026-03-19T10:39:00Z">
          <w:pPr>
            <w:jc w:val="center"/>
          </w:pPr>
        </w:pPrChange>
      </w:pPr>
      <w:bookmarkStart w:id="338" w:name="_GoBack"/>
      <w:moveToRangeStart w:id="339" w:author="HP" w:date="2026-03-19T10:40:00Z" w:name="move224809236"/>
      <w:moveTo w:id="340" w:author="HP" w:date="2026-03-19T10:40:00Z">
        <w:r w:rsidRPr="006406F1">
          <w:rPr>
            <w:rFonts w:ascii="Times New Roman" w:hAnsi="Times New Roman" w:cs="Times New Roman"/>
            <w:noProof/>
            <w:rPrChange w:id="341" w:author="HP" w:date="2026-03-20T14:55:00Z">
              <w:rPr>
                <w:noProof/>
              </w:rPr>
            </w:rPrChange>
          </w:rPr>
          <w:drawing>
            <wp:inline distT="0" distB="0" distL="0" distR="0" wp14:anchorId="418EAE2C" wp14:editId="19BC959E">
              <wp:extent cx="4889500" cy="3409056"/>
              <wp:effectExtent l="0" t="0" r="6350" b="1270"/>
              <wp:docPr id="3" name="Picture 3" descr="C:\Users\HP\Downloads\UseCaseAI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HP\Downloads\UseCaseAI.png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01971" cy="34177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moveTo>
      <w:bookmarkEnd w:id="338"/>
      <w:moveToRangeEnd w:id="339"/>
    </w:p>
    <w:p w:rsidR="00BB6CD5" w:rsidRPr="006406F1" w:rsidRDefault="00BB6CD5">
      <w:pPr>
        <w:pStyle w:val="Heading2"/>
        <w:rPr>
          <w:ins w:id="342" w:author="HP" w:date="2026-03-19T10:44:00Z"/>
          <w:rFonts w:ascii="Times New Roman" w:hAnsi="Times New Roman" w:cs="Times New Roman"/>
          <w:sz w:val="24"/>
          <w:szCs w:val="24"/>
          <w:rPrChange w:id="343" w:author="HP" w:date="2026-03-20T14:55:00Z">
            <w:rPr>
              <w:ins w:id="344" w:author="HP" w:date="2026-03-19T10:44:00Z"/>
            </w:rPr>
          </w:rPrChange>
        </w:rPr>
        <w:pPrChange w:id="345" w:author="HP" w:date="2026-03-19T10:47:00Z">
          <w:pPr>
            <w:jc w:val="center"/>
          </w:pPr>
        </w:pPrChange>
      </w:pPr>
      <w:ins w:id="346" w:author="HP" w:date="2026-03-19T10:44:00Z">
        <w:r w:rsidRPr="006406F1">
          <w:rPr>
            <w:rFonts w:ascii="Times New Roman" w:hAnsi="Times New Roman" w:cs="Times New Roman"/>
            <w:sz w:val="24"/>
            <w:szCs w:val="24"/>
            <w:rPrChange w:id="347" w:author="HP" w:date="2026-03-20T14:55:00Z">
              <w:rPr/>
            </w:rPrChange>
          </w:rPr>
          <w:t>3.2 . Activity of Chatbot System</w:t>
        </w:r>
      </w:ins>
    </w:p>
    <w:p w:rsidR="001A0B53" w:rsidRPr="006406F1" w:rsidRDefault="001A0B53">
      <w:pPr>
        <w:rPr>
          <w:ins w:id="348" w:author="HP" w:date="2026-03-19T10:47:00Z"/>
          <w:rFonts w:ascii="Times New Roman" w:hAnsi="Times New Roman" w:cs="Times New Roman"/>
          <w:rPrChange w:id="349" w:author="HP" w:date="2026-03-20T14:55:00Z">
            <w:rPr>
              <w:ins w:id="350" w:author="HP" w:date="2026-03-19T10:47:00Z"/>
            </w:rPr>
          </w:rPrChange>
        </w:rPr>
        <w:pPrChange w:id="351" w:author="HP" w:date="2026-03-19T10:39:00Z">
          <w:pPr>
            <w:jc w:val="center"/>
          </w:pPr>
        </w:pPrChange>
      </w:pPr>
      <w:r w:rsidRPr="006406F1">
        <w:rPr>
          <w:rFonts w:ascii="Times New Roman" w:hAnsi="Times New Roman" w:cs="Times New Roman"/>
          <w:noProof/>
          <w:rPrChange w:id="352" w:author="HP" w:date="2026-03-20T14:55:00Z">
            <w:rPr>
              <w:noProof/>
            </w:rPr>
          </w:rPrChange>
        </w:rPr>
        <w:drawing>
          <wp:inline distT="0" distB="0" distL="0" distR="0" wp14:anchorId="72C49ABF" wp14:editId="7B71951B">
            <wp:extent cx="4806950" cy="3247485"/>
            <wp:effectExtent l="0" t="0" r="0" b="0"/>
            <wp:docPr id="2" name="Picture 2" descr="C:\Users\HP\Downloads\FlowChart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FlowChartA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84" cy="327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844" w:rsidRPr="006406F1" w:rsidRDefault="00303844">
      <w:pPr>
        <w:rPr>
          <w:rFonts w:ascii="Times New Roman" w:hAnsi="Times New Roman" w:cs="Times New Roman"/>
          <w:rPrChange w:id="353" w:author="HP" w:date="2026-03-20T14:55:00Z">
            <w:rPr/>
          </w:rPrChange>
        </w:rPr>
        <w:pPrChange w:id="354" w:author="HP" w:date="2026-03-19T10:39:00Z">
          <w:pPr>
            <w:jc w:val="center"/>
          </w:pPr>
        </w:pPrChange>
      </w:pPr>
    </w:p>
    <w:p w:rsidR="00220B4F" w:rsidRPr="006406F1" w:rsidRDefault="00BB6CD5">
      <w:pPr>
        <w:pStyle w:val="Heading2"/>
        <w:rPr>
          <w:ins w:id="355" w:author="HP" w:date="2026-03-19T10:47:00Z"/>
          <w:rFonts w:ascii="Times New Roman" w:hAnsi="Times New Roman" w:cs="Times New Roman"/>
          <w:sz w:val="24"/>
          <w:szCs w:val="24"/>
          <w:rPrChange w:id="356" w:author="HP" w:date="2026-03-20T14:55:00Z">
            <w:rPr>
              <w:ins w:id="357" w:author="HP" w:date="2026-03-19T10:47:00Z"/>
            </w:rPr>
          </w:rPrChange>
        </w:rPr>
        <w:pPrChange w:id="358" w:author="HP" w:date="2026-03-19T10:47:00Z">
          <w:pPr>
            <w:jc w:val="center"/>
          </w:pPr>
        </w:pPrChange>
      </w:pPr>
      <w:ins w:id="359" w:author="HP" w:date="2026-03-19T10:44:00Z">
        <w:r w:rsidRPr="006406F1">
          <w:rPr>
            <w:rFonts w:ascii="Times New Roman" w:hAnsi="Times New Roman" w:cs="Times New Roman"/>
            <w:sz w:val="24"/>
            <w:szCs w:val="24"/>
            <w:rPrChange w:id="360" w:author="HP" w:date="2026-03-20T14:55:00Z">
              <w:rPr/>
            </w:rPrChange>
          </w:rPr>
          <w:lastRenderedPageBreak/>
          <w:t xml:space="preserve">3.3 Architechure </w:t>
        </w:r>
      </w:ins>
    </w:p>
    <w:p w:rsidR="001A0B53" w:rsidRPr="006406F1" w:rsidRDefault="00220B4F">
      <w:pPr>
        <w:rPr>
          <w:rFonts w:ascii="Times New Roman" w:hAnsi="Times New Roman" w:cs="Times New Roman"/>
          <w:rPrChange w:id="361" w:author="HP" w:date="2026-03-20T14:55:00Z">
            <w:rPr/>
          </w:rPrChange>
        </w:rPr>
        <w:pPrChange w:id="362" w:author="HP" w:date="2026-03-19T10:44:00Z">
          <w:pPr>
            <w:jc w:val="center"/>
          </w:pPr>
        </w:pPrChange>
      </w:pPr>
      <w:ins w:id="363" w:author="HP" w:date="2026-03-19T10:47:00Z">
        <w:r w:rsidRPr="006406F1">
          <w:rPr>
            <w:rFonts w:ascii="Times New Roman" w:hAnsi="Times New Roman" w:cs="Times New Roman"/>
            <w:noProof/>
            <w:rPrChange w:id="364" w:author="HP" w:date="2026-03-20T14:55:00Z">
              <w:rPr>
                <w:noProof/>
              </w:rPr>
            </w:rPrChange>
          </w:rPr>
          <w:drawing>
            <wp:inline distT="0" distB="0" distL="0" distR="0" wp14:anchorId="4F723999" wp14:editId="6C18881C">
              <wp:extent cx="5943600" cy="3121660"/>
              <wp:effectExtent l="0" t="0" r="0" b="254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21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6406F1" w:rsidDel="00BE1DF0">
          <w:rPr>
            <w:rFonts w:ascii="Times New Roman" w:hAnsi="Times New Roman" w:cs="Times New Roman"/>
            <w:rPrChange w:id="365" w:author="HP" w:date="2026-03-20T14:55:00Z">
              <w:rPr/>
            </w:rPrChange>
          </w:rPr>
          <w:t xml:space="preserve"> </w:t>
        </w:r>
      </w:ins>
      <w:moveFromRangeStart w:id="366" w:author="HP" w:date="2026-03-19T10:40:00Z" w:name="move224809236"/>
      <w:moveFrom w:id="367" w:author="HP" w:date="2026-03-19T10:40:00Z">
        <w:r w:rsidR="001A0B53" w:rsidRPr="006406F1" w:rsidDel="00BE1DF0">
          <w:rPr>
            <w:rFonts w:ascii="Times New Roman" w:hAnsi="Times New Roman" w:cs="Times New Roman"/>
            <w:noProof/>
            <w:rPrChange w:id="368" w:author="HP" w:date="2026-03-20T14:55:00Z">
              <w:rPr>
                <w:noProof/>
              </w:rPr>
            </w:rPrChange>
          </w:rPr>
          <w:drawing>
            <wp:inline distT="0" distB="0" distL="0" distR="0" wp14:anchorId="042A78BC" wp14:editId="6C6680C3">
              <wp:extent cx="4889500" cy="3409056"/>
              <wp:effectExtent l="0" t="0" r="6350" b="1270"/>
              <wp:docPr id="1" name="Picture 1" descr="C:\Users\HP\Downloads\UseCaseAI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HP\Downloads\UseCaseAI.png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01971" cy="34177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moveFrom>
      <w:moveFromRangeEnd w:id="366"/>
    </w:p>
    <w:sectPr w:rsidR="001A0B53" w:rsidRPr="00640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P">
    <w15:presenceInfo w15:providerId="Windows Live" w15:userId="251ca9b765afbb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B53"/>
    <w:rsid w:val="00064825"/>
    <w:rsid w:val="001A0B53"/>
    <w:rsid w:val="00220B4F"/>
    <w:rsid w:val="00303844"/>
    <w:rsid w:val="0031299D"/>
    <w:rsid w:val="004E234C"/>
    <w:rsid w:val="006406F1"/>
    <w:rsid w:val="006D763D"/>
    <w:rsid w:val="00730F16"/>
    <w:rsid w:val="00842576"/>
    <w:rsid w:val="008F0F71"/>
    <w:rsid w:val="00915757"/>
    <w:rsid w:val="00BB6CD5"/>
    <w:rsid w:val="00BE1DF0"/>
    <w:rsid w:val="00E16109"/>
    <w:rsid w:val="00E8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D64A"/>
  <w15:chartTrackingRefBased/>
  <w15:docId w15:val="{C2A43EF9-E745-42E8-AE2C-90C09E653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B53"/>
    <w:pPr>
      <w:spacing w:before="120" w:after="12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B5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6482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64825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6482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648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DF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DF0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0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58007-3A8B-48CD-8153-2F78DC927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2026-03-20T07:37:00Z</dcterms:created>
  <dcterms:modified xsi:type="dcterms:W3CDTF">2026-03-20T07:58:00Z</dcterms:modified>
</cp:coreProperties>
</file>